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9D3E6" w14:textId="77777777" w:rsidR="00110BC0" w:rsidRPr="00825AAE" w:rsidRDefault="00110BC0" w:rsidP="000E0570">
      <w:pPr>
        <w:spacing w:line="360" w:lineRule="auto"/>
        <w:jc w:val="both"/>
        <w:rPr>
          <w:lang w:val="es-ES_tradnl"/>
        </w:rPr>
      </w:pPr>
    </w:p>
    <w:p w14:paraId="05731099" w14:textId="77777777" w:rsidR="00110BC0" w:rsidRPr="00825AAE" w:rsidRDefault="00110BC0" w:rsidP="000E0570">
      <w:pPr>
        <w:spacing w:line="360" w:lineRule="auto"/>
        <w:jc w:val="both"/>
        <w:rPr>
          <w:lang w:val="es-ES_tradnl"/>
        </w:rPr>
      </w:pPr>
    </w:p>
    <w:p w14:paraId="2A508298" w14:textId="77777777" w:rsidR="00110BC0" w:rsidRPr="00825AAE" w:rsidRDefault="00110BC0" w:rsidP="000E0570">
      <w:pPr>
        <w:spacing w:line="360" w:lineRule="auto"/>
        <w:jc w:val="both"/>
        <w:rPr>
          <w:b/>
          <w:bCs/>
          <w:lang w:val="es-ES_tradnl"/>
        </w:rPr>
      </w:pPr>
      <w:proofErr w:type="spellStart"/>
      <w:r w:rsidRPr="00825AAE">
        <w:rPr>
          <w:b/>
          <w:bCs/>
          <w:lang w:val="es-ES_tradnl"/>
        </w:rPr>
        <w:t>Thesis</w:t>
      </w:r>
      <w:proofErr w:type="spellEnd"/>
      <w:r w:rsidRPr="00825AAE">
        <w:rPr>
          <w:b/>
          <w:bCs/>
          <w:lang w:val="es-ES_tradnl"/>
        </w:rPr>
        <w:t xml:space="preserve"> </w:t>
      </w:r>
      <w:proofErr w:type="spellStart"/>
      <w:r w:rsidRPr="00825AAE">
        <w:rPr>
          <w:b/>
          <w:bCs/>
          <w:lang w:val="es-ES_tradnl"/>
        </w:rPr>
        <w:t>Questions</w:t>
      </w:r>
      <w:proofErr w:type="spellEnd"/>
      <w:r w:rsidRPr="00825AAE">
        <w:rPr>
          <w:b/>
          <w:bCs/>
          <w:lang w:val="es-ES_tradnl"/>
        </w:rPr>
        <w:t>:</w:t>
      </w:r>
    </w:p>
    <w:p w14:paraId="6DAEBFDB" w14:textId="77777777" w:rsidR="00110BC0" w:rsidRPr="00825AAE" w:rsidRDefault="00110BC0" w:rsidP="000E0570">
      <w:pPr>
        <w:pStyle w:val="ListParagraph"/>
        <w:numPr>
          <w:ilvl w:val="0"/>
          <w:numId w:val="2"/>
        </w:numPr>
        <w:spacing w:line="360" w:lineRule="auto"/>
        <w:jc w:val="both"/>
        <w:rPr>
          <w:lang w:val="en-US"/>
        </w:rPr>
      </w:pPr>
      <w:r w:rsidRPr="00825AAE">
        <w:rPr>
          <w:lang w:val="en-US"/>
        </w:rPr>
        <w:t>Does OXXO cause an increase of the crime rate in its surroundings</w:t>
      </w:r>
    </w:p>
    <w:p w14:paraId="64032F11" w14:textId="77777777" w:rsidR="00110BC0" w:rsidRPr="00825AAE" w:rsidRDefault="00110BC0" w:rsidP="000E0570">
      <w:pPr>
        <w:pStyle w:val="ListParagraph"/>
        <w:numPr>
          <w:ilvl w:val="0"/>
          <w:numId w:val="2"/>
        </w:numPr>
        <w:spacing w:line="360" w:lineRule="auto"/>
        <w:jc w:val="both"/>
        <w:rPr>
          <w:lang w:val="en-US"/>
        </w:rPr>
      </w:pPr>
      <w:r w:rsidRPr="00825AAE">
        <w:rPr>
          <w:lang w:val="en-US"/>
        </w:rPr>
        <w:t>What is the causal effect of an OXXO store arrival on UPZ level crime rates?</w:t>
      </w:r>
    </w:p>
    <w:p w14:paraId="6931786A" w14:textId="77777777" w:rsidR="00110BC0" w:rsidRPr="00825AAE" w:rsidRDefault="00110BC0" w:rsidP="000E0570">
      <w:pPr>
        <w:pStyle w:val="ListParagraph"/>
        <w:numPr>
          <w:ilvl w:val="0"/>
          <w:numId w:val="2"/>
        </w:numPr>
        <w:spacing w:line="360" w:lineRule="auto"/>
        <w:jc w:val="both"/>
        <w:rPr>
          <w:lang w:val="en-US"/>
        </w:rPr>
      </w:pPr>
      <w:r w:rsidRPr="00825AAE">
        <w:t>Do OXXO openings change local crime rates in treated UPZs relative to untreated UPZs, and do effects vary by crime type and time since opening</w:t>
      </w:r>
    </w:p>
    <w:p w14:paraId="29E56129" w14:textId="77777777" w:rsidR="00110BC0" w:rsidRPr="00825AAE" w:rsidRDefault="00110BC0" w:rsidP="000E0570">
      <w:pPr>
        <w:spacing w:line="360" w:lineRule="auto"/>
        <w:jc w:val="both"/>
      </w:pPr>
      <w:r w:rsidRPr="00825AAE">
        <w:t>Do proximity retail chains influence urban safety? Evaluating the impact of OXXO expansions on criminal activity across Bogotá’s UPZs using a quarterly panel approach.</w:t>
      </w:r>
    </w:p>
    <w:p w14:paraId="5FCD35E3" w14:textId="77777777" w:rsidR="00110BC0" w:rsidRPr="00825AAE" w:rsidRDefault="00110BC0" w:rsidP="000E0570">
      <w:pPr>
        <w:spacing w:line="360" w:lineRule="auto"/>
        <w:jc w:val="both"/>
        <w:rPr>
          <w:lang w:val="en-US"/>
        </w:rPr>
      </w:pPr>
      <w:r w:rsidRPr="00825AAE">
        <w:t>Do proximity-store openings act as crime generators or deterrents? Evaluating the causal effect of OXXO expansion on felony rates in Bogotá’s UPZs</w:t>
      </w:r>
    </w:p>
    <w:p w14:paraId="5E99370E" w14:textId="77777777" w:rsidR="00110BC0" w:rsidRPr="00825AAE" w:rsidRDefault="00110BC0" w:rsidP="000E0570">
      <w:pPr>
        <w:spacing w:line="360" w:lineRule="auto"/>
        <w:jc w:val="both"/>
        <w:rPr>
          <w:lang w:val="en-US"/>
        </w:rPr>
      </w:pPr>
      <w:r w:rsidRPr="00825AAE">
        <w:rPr>
          <w:lang w:val="en-US"/>
        </w:rPr>
        <w:t>FINAL QUESTION:</w:t>
      </w:r>
    </w:p>
    <w:p w14:paraId="36E1FC03" w14:textId="77777777" w:rsidR="00110BC0" w:rsidRPr="00825AAE" w:rsidRDefault="00110BC0" w:rsidP="000E0570">
      <w:pPr>
        <w:spacing w:line="360" w:lineRule="auto"/>
        <w:jc w:val="both"/>
        <w:rPr>
          <w:lang w:val="en-US"/>
        </w:rPr>
      </w:pPr>
      <w:r w:rsidRPr="00825AAE">
        <w:rPr>
          <w:lang w:val="en-US"/>
        </w:rPr>
        <w:t xml:space="preserve">What is the causal effect of </w:t>
      </w:r>
      <w:r w:rsidRPr="00825AAE">
        <w:t xml:space="preserve">OXXO openings on local crime activity in treated UPZs relative to untreated UPZs, and do effects </w:t>
      </w:r>
      <w:r w:rsidRPr="00825AAE">
        <w:rPr>
          <w:b/>
          <w:bCs/>
        </w:rPr>
        <w:t>vary by crime type</w:t>
      </w:r>
      <w:r w:rsidRPr="00825AAE">
        <w:t xml:space="preserve"> and time since opening?</w:t>
      </w:r>
    </w:p>
    <w:p w14:paraId="168DD676" w14:textId="77777777" w:rsidR="00110BC0" w:rsidRPr="00825AAE" w:rsidRDefault="00110BC0" w:rsidP="000E0570">
      <w:pPr>
        <w:spacing w:line="360" w:lineRule="auto"/>
        <w:jc w:val="both"/>
        <w:rPr>
          <w:b/>
          <w:bCs/>
          <w:lang w:val="en-US"/>
        </w:rPr>
      </w:pPr>
      <w:r w:rsidRPr="00825AAE">
        <w:rPr>
          <w:b/>
          <w:bCs/>
          <w:lang w:val="en-US"/>
        </w:rPr>
        <w:t>Main objective</w:t>
      </w:r>
    </w:p>
    <w:p w14:paraId="5A691866" w14:textId="77777777" w:rsidR="00110BC0" w:rsidRPr="00825AAE" w:rsidRDefault="00110BC0" w:rsidP="000E0570">
      <w:pPr>
        <w:spacing w:line="360" w:lineRule="auto"/>
        <w:jc w:val="both"/>
        <w:rPr>
          <w:lang w:val="en-US"/>
        </w:rPr>
      </w:pPr>
      <w:r w:rsidRPr="00825AAE">
        <w:rPr>
          <w:lang w:val="en-US"/>
        </w:rPr>
        <w:t>This paper aims to</w:t>
      </w:r>
    </w:p>
    <w:p w14:paraId="0CD9EF5A" w14:textId="77777777" w:rsidR="00110BC0" w:rsidRPr="00825AAE" w:rsidRDefault="00110BC0" w:rsidP="000E0570">
      <w:pPr>
        <w:spacing w:line="360" w:lineRule="auto"/>
        <w:jc w:val="both"/>
        <w:rPr>
          <w:lang w:val="en-US"/>
        </w:rPr>
      </w:pPr>
    </w:p>
    <w:p w14:paraId="1FC0118F" w14:textId="77777777" w:rsidR="00110BC0" w:rsidRPr="00825AAE" w:rsidRDefault="00110BC0" w:rsidP="000E0570">
      <w:pPr>
        <w:spacing w:line="360" w:lineRule="auto"/>
        <w:jc w:val="both"/>
        <w:rPr>
          <w:lang w:val="en-US"/>
        </w:rPr>
      </w:pPr>
    </w:p>
    <w:p w14:paraId="266E67D4" w14:textId="77777777" w:rsidR="00110BC0" w:rsidRPr="00825AAE" w:rsidRDefault="00110BC0" w:rsidP="000E0570">
      <w:pPr>
        <w:spacing w:line="360" w:lineRule="auto"/>
        <w:jc w:val="both"/>
        <w:rPr>
          <w:lang w:val="en-US"/>
        </w:rPr>
      </w:pPr>
    </w:p>
    <w:p w14:paraId="7491F16D" w14:textId="77777777" w:rsidR="00110BC0" w:rsidRPr="00825AAE" w:rsidRDefault="00110BC0" w:rsidP="000E0570">
      <w:pPr>
        <w:spacing w:line="360" w:lineRule="auto"/>
        <w:jc w:val="both"/>
        <w:rPr>
          <w:lang w:val="en-US"/>
        </w:rPr>
      </w:pPr>
    </w:p>
    <w:p w14:paraId="1DE7D265" w14:textId="77777777" w:rsidR="00110BC0" w:rsidRPr="00825AAE" w:rsidRDefault="00110BC0" w:rsidP="000E0570">
      <w:pPr>
        <w:spacing w:line="360" w:lineRule="auto"/>
        <w:jc w:val="both"/>
        <w:rPr>
          <w:lang w:val="en-US"/>
        </w:rPr>
      </w:pPr>
    </w:p>
    <w:p w14:paraId="617F2077" w14:textId="77777777" w:rsidR="00110BC0" w:rsidRPr="00825AAE" w:rsidRDefault="00110BC0" w:rsidP="000E0570">
      <w:pPr>
        <w:spacing w:line="360" w:lineRule="auto"/>
        <w:jc w:val="both"/>
        <w:rPr>
          <w:lang w:val="en-US"/>
        </w:rPr>
      </w:pPr>
    </w:p>
    <w:p w14:paraId="650D62C6" w14:textId="77777777" w:rsidR="00110BC0" w:rsidRDefault="00110BC0" w:rsidP="000E0570">
      <w:pPr>
        <w:spacing w:line="360" w:lineRule="auto"/>
        <w:jc w:val="both"/>
        <w:rPr>
          <w:lang w:val="en-US"/>
        </w:rPr>
      </w:pPr>
    </w:p>
    <w:p w14:paraId="4D933533" w14:textId="77777777" w:rsidR="00110BC0" w:rsidRDefault="00110BC0" w:rsidP="000E0570">
      <w:pPr>
        <w:spacing w:line="360" w:lineRule="auto"/>
        <w:jc w:val="both"/>
        <w:rPr>
          <w:lang w:val="en-US"/>
        </w:rPr>
      </w:pPr>
    </w:p>
    <w:p w14:paraId="236CB541" w14:textId="77777777" w:rsidR="00110BC0" w:rsidRDefault="00110BC0" w:rsidP="000E0570">
      <w:pPr>
        <w:spacing w:line="360" w:lineRule="auto"/>
        <w:jc w:val="both"/>
        <w:rPr>
          <w:lang w:val="en-US"/>
        </w:rPr>
      </w:pPr>
    </w:p>
    <w:p w14:paraId="1C723C48" w14:textId="77777777" w:rsidR="00110BC0" w:rsidRDefault="00110BC0" w:rsidP="000E0570">
      <w:pPr>
        <w:spacing w:line="360" w:lineRule="auto"/>
        <w:jc w:val="both"/>
        <w:rPr>
          <w:lang w:val="en-US"/>
        </w:rPr>
      </w:pPr>
    </w:p>
    <w:p w14:paraId="657F5C70" w14:textId="77777777" w:rsidR="00110BC0" w:rsidRDefault="00110BC0" w:rsidP="000E0570">
      <w:pPr>
        <w:spacing w:line="360" w:lineRule="auto"/>
        <w:jc w:val="both"/>
        <w:rPr>
          <w:lang w:val="en-US"/>
        </w:rPr>
      </w:pPr>
    </w:p>
    <w:p w14:paraId="620A1D10" w14:textId="77777777" w:rsidR="00110BC0" w:rsidRDefault="00110BC0" w:rsidP="000E0570">
      <w:pPr>
        <w:spacing w:line="360" w:lineRule="auto"/>
        <w:jc w:val="both"/>
        <w:rPr>
          <w:lang w:val="en-US"/>
        </w:rPr>
      </w:pPr>
    </w:p>
    <w:p w14:paraId="3909C9A0" w14:textId="77777777" w:rsidR="00110BC0" w:rsidRDefault="00110BC0" w:rsidP="000E0570">
      <w:pPr>
        <w:spacing w:line="360" w:lineRule="auto"/>
        <w:jc w:val="both"/>
        <w:rPr>
          <w:lang w:val="en-US"/>
        </w:rPr>
      </w:pPr>
    </w:p>
    <w:p w14:paraId="4788DEA9" w14:textId="77777777" w:rsidR="00110BC0" w:rsidRDefault="00110BC0" w:rsidP="000E0570">
      <w:pPr>
        <w:spacing w:line="360" w:lineRule="auto"/>
        <w:jc w:val="both"/>
        <w:rPr>
          <w:lang w:val="en-US"/>
        </w:rPr>
      </w:pPr>
    </w:p>
    <w:p w14:paraId="68D2C392" w14:textId="77777777" w:rsidR="00110BC0" w:rsidRPr="00825AAE" w:rsidRDefault="00110BC0" w:rsidP="000E0570">
      <w:pPr>
        <w:spacing w:line="360" w:lineRule="auto"/>
        <w:jc w:val="both"/>
        <w:rPr>
          <w:lang w:val="en-US"/>
        </w:rPr>
      </w:pPr>
    </w:p>
    <w:p w14:paraId="4075E2C1" w14:textId="66F33ADF" w:rsidR="00591F63" w:rsidRPr="002B1A32" w:rsidRDefault="00110BC0" w:rsidP="000E0570">
      <w:pPr>
        <w:spacing w:line="360" w:lineRule="auto"/>
        <w:jc w:val="both"/>
        <w:rPr>
          <w:b/>
          <w:bCs/>
          <w:lang w:val="en-US"/>
        </w:rPr>
      </w:pPr>
      <w:r w:rsidRPr="00825AAE">
        <w:rPr>
          <w:b/>
          <w:bCs/>
          <w:lang w:val="en-US"/>
        </w:rPr>
        <w:lastRenderedPageBreak/>
        <w:t xml:space="preserve">INTRODUCTION: </w:t>
      </w:r>
    </w:p>
    <w:p w14:paraId="0E33F8A5" w14:textId="439541FF" w:rsidR="00C70867" w:rsidRPr="00C70867" w:rsidRDefault="00C70867" w:rsidP="00C70867">
      <w:pPr>
        <w:spacing w:line="360" w:lineRule="auto"/>
        <w:jc w:val="both"/>
      </w:pPr>
      <w:r w:rsidRPr="00C70867">
        <w:t>Although Bogotá</w:t>
      </w:r>
      <w:r w:rsidR="00190367">
        <w:t>, the capital city of Colombia,</w:t>
      </w:r>
      <w:r w:rsidRPr="00C70867">
        <w:t xml:space="preserve"> has experienced a significant reduction in crime since the 1990s \parencite{rodriguez2017ciudad, godoy2018security}, delinquency and insecurity remain major public concerns. </w:t>
      </w:r>
      <w:ins w:id="0" w:author="Sophia Aristizabal Florez" w:date="2026-06-20T16:08:00Z" w16du:dateUtc="2026-06-20T21:08:00Z">
        <w:r w:rsidR="00A7284F">
          <w:t>Despite t</w:t>
        </w:r>
      </w:ins>
      <w:del w:id="1" w:author="Sophia Aristizabal Florez" w:date="2026-06-20T16:08:00Z" w16du:dateUtc="2026-06-20T21:08:00Z">
        <w:r w:rsidRPr="00C70867" w:rsidDel="00A7284F">
          <w:delText>T</w:delText>
        </w:r>
      </w:del>
      <w:r w:rsidRPr="00C70867">
        <w:t>he implementation of preventive programs and policies by Bogotá’s administrations since the 2000s, along with other measures targeting crime hotspots</w:t>
      </w:r>
      <w:r w:rsidR="00D6239C">
        <w:t xml:space="preserve"> </w:t>
      </w:r>
      <w:r w:rsidR="00D6239C" w:rsidRPr="00C70867">
        <w:t>\parencite{godoy2018security}</w:t>
      </w:r>
      <w:r w:rsidRPr="00C70867">
        <w:t xml:space="preserve">, </w:t>
      </w:r>
      <w:del w:id="2" w:author="Sophia Aristizabal Florez" w:date="2026-06-20T16:08:00Z" w16du:dateUtc="2026-06-20T21:08:00Z">
        <w:r w:rsidRPr="00C70867" w:rsidDel="00A7284F">
          <w:delText>ha</w:delText>
        </w:r>
        <w:r w:rsidR="00102690" w:rsidDel="00A7284F">
          <w:delText>s</w:delText>
        </w:r>
        <w:r w:rsidRPr="00C70867" w:rsidDel="00A7284F">
          <w:delText xml:space="preserve"> </w:delText>
        </w:r>
      </w:del>
      <w:del w:id="3" w:author="Sophia Aristizabal Florez" w:date="2026-06-20T16:09:00Z" w16du:dateUtc="2026-06-20T21:09:00Z">
        <w:r w:rsidRPr="00C70867" w:rsidDel="00A7284F">
          <w:delText xml:space="preserve">not effectively deterred the </w:delText>
        </w:r>
      </w:del>
      <w:del w:id="4" w:author="Sophia Aristizabal Florez" w:date="2026-06-20T16:10:00Z" w16du:dateUtc="2026-06-20T21:10:00Z">
        <w:r w:rsidRPr="00C70867" w:rsidDel="00A7284F">
          <w:delText xml:space="preserve">high levels of </w:delText>
        </w:r>
      </w:del>
      <w:r w:rsidRPr="00C70867">
        <w:t xml:space="preserve">personal theft </w:t>
      </w:r>
      <w:ins w:id="5" w:author="Sophia Aristizabal Florez" w:date="2026-06-20T16:09:00Z" w16du:dateUtc="2026-06-20T21:09:00Z">
        <w:r w:rsidR="00A7284F">
          <w:t>ha</w:t>
        </w:r>
      </w:ins>
      <w:ins w:id="6" w:author="Sophia Aristizabal Florez" w:date="2026-06-20T16:10:00Z" w16du:dateUtc="2026-06-20T21:10:00Z">
        <w:r w:rsidR="00A7284F">
          <w:t xml:space="preserve">s </w:t>
        </w:r>
      </w:ins>
      <w:ins w:id="7" w:author="Sophia Aristizabal Florez" w:date="2026-06-20T16:09:00Z" w16du:dateUtc="2026-06-20T21:09:00Z">
        <w:r w:rsidR="00A7284F">
          <w:t>reamined</w:t>
        </w:r>
      </w:ins>
      <w:ins w:id="8" w:author="Sophia Aristizabal Florez" w:date="2026-06-20T16:10:00Z" w16du:dateUtc="2026-06-20T21:10:00Z">
        <w:r w:rsidR="00A7284F">
          <w:t xml:space="preserve"> </w:t>
        </w:r>
        <w:r w:rsidR="00A7284F" w:rsidRPr="00C70867">
          <w:t xml:space="preserve">high </w:t>
        </w:r>
      </w:ins>
      <w:r w:rsidRPr="00C70867">
        <w:t xml:space="preserve">and the </w:t>
      </w:r>
      <w:del w:id="9" w:author="Sophia Aristizabal Florez" w:date="2026-06-20T16:11:00Z" w16du:dateUtc="2026-06-20T21:11:00Z">
        <w:r w:rsidRPr="00C70867" w:rsidDel="00A7284F">
          <w:delText xml:space="preserve">growing </w:delText>
        </w:r>
      </w:del>
      <w:r w:rsidRPr="00C70867">
        <w:t>perception of insecurity</w:t>
      </w:r>
      <w:del w:id="10" w:author="Sophia Aristizabal Florez" w:date="2026-06-20T16:10:00Z" w16du:dateUtc="2026-06-20T21:10:00Z">
        <w:r w:rsidRPr="00C70867" w:rsidDel="00A7284F">
          <w:delText xml:space="preserve"> that</w:delText>
        </w:r>
      </w:del>
      <w:r w:rsidRPr="00C70867">
        <w:t xml:space="preserve"> </w:t>
      </w:r>
      <w:ins w:id="11" w:author="Sophia Aristizabal Florez" w:date="2026-06-20T16:11:00Z" w16du:dateUtc="2026-06-20T21:11:00Z">
        <w:r w:rsidR="00A7284F">
          <w:t xml:space="preserve">has grown, affecting </w:t>
        </w:r>
      </w:ins>
      <w:del w:id="12" w:author="Sophia Aristizabal Florez" w:date="2026-06-20T16:12:00Z" w16du:dateUtc="2026-06-20T21:12:00Z">
        <w:r w:rsidRPr="00C70867" w:rsidDel="00A7284F">
          <w:delText xml:space="preserve">have affected </w:delText>
        </w:r>
      </w:del>
      <w:r w:rsidRPr="00C70867">
        <w:t xml:space="preserve">the daily lives of citizens in recent years \parencite{CCB2026}. This </w:t>
      </w:r>
      <w:del w:id="13" w:author="Sophia Aristizabal Florez" w:date="2026-06-20T16:12:00Z" w16du:dateUtc="2026-06-20T21:12:00Z">
        <w:r w:rsidRPr="00C70867" w:rsidDel="00A7284F">
          <w:delText xml:space="preserve">continued </w:delText>
        </w:r>
      </w:del>
      <w:del w:id="14" w:author="Sophia Aristizabal Florez" w:date="2026-06-20T16:14:00Z" w16du:dateUtc="2026-06-20T21:14:00Z">
        <w:r w:rsidRPr="00C70867" w:rsidDel="00A7284F">
          <w:delText xml:space="preserve">prevalence </w:delText>
        </w:r>
      </w:del>
      <w:r w:rsidRPr="00C70867">
        <w:t xml:space="preserve">suggests </w:t>
      </w:r>
      <w:ins w:id="15" w:author="Sophia Aristizabal Florez" w:date="2026-06-20T16:14:00Z" w16du:dateUtc="2026-06-20T21:14:00Z">
        <w:r w:rsidR="00A7284F">
          <w:t xml:space="preserve">that there are </w:t>
        </w:r>
      </w:ins>
      <w:del w:id="16" w:author="Sophia Aristizabal Florez" w:date="2026-06-20T16:14:00Z" w16du:dateUtc="2026-06-20T21:14:00Z">
        <w:r w:rsidRPr="00C70867" w:rsidDel="00A7284F">
          <w:delText xml:space="preserve">that </w:delText>
        </w:r>
      </w:del>
      <w:r w:rsidRPr="00C70867">
        <w:t xml:space="preserve">additional urban </w:t>
      </w:r>
      <w:del w:id="17" w:author="Sophia Aristizabal Florez" w:date="2026-06-20T16:28:00Z" w16du:dateUtc="2026-06-20T21:28:00Z">
        <w:r w:rsidRPr="00C70867" w:rsidDel="00A7284F">
          <w:delText xml:space="preserve">dynamics </w:delText>
        </w:r>
      </w:del>
      <w:ins w:id="18" w:author="Sophia Aristizabal Florez" w:date="2026-06-20T16:28:00Z" w16du:dateUtc="2026-06-20T21:28:00Z">
        <w:r w:rsidR="00A7284F">
          <w:t>factors</w:t>
        </w:r>
        <w:r w:rsidR="00A7284F" w:rsidRPr="00C70867">
          <w:t xml:space="preserve"> </w:t>
        </w:r>
      </w:ins>
      <w:ins w:id="19" w:author="Sophia Aristizabal Florez" w:date="2026-06-20T16:14:00Z" w16du:dateUtc="2026-06-20T21:14:00Z">
        <w:r w:rsidR="00A7284F">
          <w:t>th</w:t>
        </w:r>
      </w:ins>
      <w:ins w:id="20" w:author="Sophia Aristizabal Florez" w:date="2026-06-20T16:15:00Z" w16du:dateUtc="2026-06-20T21:15:00Z">
        <w:r w:rsidR="00A7284F">
          <w:t>at current policies do not address</w:t>
        </w:r>
      </w:ins>
      <w:ins w:id="21" w:author="Sophia Aristizabal Florez" w:date="2026-06-20T16:16:00Z" w16du:dateUtc="2026-06-20T21:16:00Z">
        <w:r w:rsidR="00A7284F">
          <w:t xml:space="preserve">, and </w:t>
        </w:r>
      </w:ins>
      <w:r w:rsidRPr="00C70867">
        <w:t xml:space="preserve">may </w:t>
      </w:r>
      <w:ins w:id="22" w:author="Sophia Aristizabal Florez" w:date="2026-06-20T16:16:00Z" w16du:dateUtc="2026-06-20T21:16:00Z">
        <w:r w:rsidR="00A7284F">
          <w:t xml:space="preserve">be </w:t>
        </w:r>
      </w:ins>
      <w:r w:rsidRPr="00C70867">
        <w:t>shap</w:t>
      </w:r>
      <w:ins w:id="23" w:author="Sophia Aristizabal Florez" w:date="2026-06-20T16:16:00Z" w16du:dateUtc="2026-06-20T21:16:00Z">
        <w:r w:rsidR="00A7284F">
          <w:t>ing</w:t>
        </w:r>
      </w:ins>
      <w:del w:id="24" w:author="Sophia Aristizabal Florez" w:date="2026-06-20T16:16:00Z" w16du:dateUtc="2026-06-20T21:16:00Z">
        <w:r w:rsidRPr="00C70867" w:rsidDel="00A7284F">
          <w:delText>e</w:delText>
        </w:r>
      </w:del>
      <w:r w:rsidRPr="00C70867">
        <w:t xml:space="preserve"> patterns of criminal activity in Bogotá</w:t>
      </w:r>
      <w:ins w:id="25" w:author="Sophia Aristizabal Florez" w:date="2026-06-20T16:16:00Z" w16du:dateUtc="2026-06-20T21:16:00Z">
        <w:r w:rsidR="00A7284F">
          <w:t xml:space="preserve">. Thus, </w:t>
        </w:r>
      </w:ins>
      <w:ins w:id="26" w:author="Sophia Aristizabal Florez" w:date="2026-06-20T16:25:00Z" w16du:dateUtc="2026-06-20T21:25:00Z">
        <w:r w:rsidR="00A7284F">
          <w:t xml:space="preserve">considering </w:t>
        </w:r>
      </w:ins>
      <w:ins w:id="27" w:author="Sophia Aristizabal Florez" w:date="2026-06-20T16:27:00Z" w16du:dateUtc="2026-06-20T21:27:00Z">
        <w:r w:rsidR="00A7284F">
          <w:t>these</w:t>
        </w:r>
      </w:ins>
      <w:ins w:id="28" w:author="Sophia Aristizabal Florez" w:date="2026-06-20T16:25:00Z" w16du:dateUtc="2026-06-20T21:25:00Z">
        <w:r w:rsidR="00A7284F">
          <w:t xml:space="preserve"> unexplored </w:t>
        </w:r>
      </w:ins>
      <w:ins w:id="29" w:author="Sophia Aristizabal Florez" w:date="2026-06-20T16:28:00Z" w16du:dateUtc="2026-06-20T21:28:00Z">
        <w:r w:rsidR="00A7284F">
          <w:t>factors</w:t>
        </w:r>
      </w:ins>
      <w:ins w:id="30" w:author="Sophia Aristizabal Florez" w:date="2026-06-20T16:25:00Z" w16du:dateUtc="2026-06-20T21:25:00Z">
        <w:r w:rsidR="00A7284F">
          <w:t xml:space="preserve"> may</w:t>
        </w:r>
      </w:ins>
      <w:ins w:id="31" w:author="Sophia Aristizabal Florez" w:date="2026-06-20T16:27:00Z" w16du:dateUtc="2026-06-20T21:27:00Z">
        <w:r w:rsidR="00A7284F">
          <w:t xml:space="preserve"> provide</w:t>
        </w:r>
      </w:ins>
      <w:ins w:id="32" w:author="Sophia Aristizabal Florez" w:date="2026-06-20T16:25:00Z" w16du:dateUtc="2026-06-20T21:25:00Z">
        <w:r w:rsidR="00A7284F">
          <w:t xml:space="preserve"> </w:t>
        </w:r>
      </w:ins>
      <w:del w:id="33" w:author="Sophia Aristizabal Florez" w:date="2026-06-20T16:16:00Z" w16du:dateUtc="2026-06-20T21:16:00Z">
        <w:r w:rsidDel="00A7284F">
          <w:delText>,</w:delText>
        </w:r>
        <w:r w:rsidRPr="00C70867" w:rsidDel="00A7284F">
          <w:delText xml:space="preserve"> and that </w:delText>
        </w:r>
      </w:del>
      <w:ins w:id="34" w:author="Sophia Aristizabal Florez" w:date="2026-06-20T16:20:00Z" w16du:dateUtc="2026-06-20T21:20:00Z">
        <w:r w:rsidR="00A7284F">
          <w:t xml:space="preserve">a better undestading </w:t>
        </w:r>
      </w:ins>
      <w:ins w:id="35" w:author="Sophia Aristizabal Florez" w:date="2026-06-20T16:23:00Z" w16du:dateUtc="2026-06-20T21:23:00Z">
        <w:r w:rsidR="00A7284F">
          <w:t xml:space="preserve">of </w:t>
        </w:r>
      </w:ins>
      <w:ins w:id="36" w:author="Sophia Aristizabal Florez" w:date="2026-06-20T16:22:00Z" w16du:dateUtc="2026-06-20T21:22:00Z">
        <w:r w:rsidR="00A7284F">
          <w:t>these</w:t>
        </w:r>
      </w:ins>
      <w:ins w:id="37" w:author="Sophia Aristizabal Florez" w:date="2026-06-20T16:27:00Z" w16du:dateUtc="2026-06-20T21:27:00Z">
        <w:r w:rsidR="00A7284F">
          <w:t xml:space="preserve"> patterns</w:t>
        </w:r>
      </w:ins>
      <w:del w:id="38" w:author="Sophia Aristizabal Florez" w:date="2026-06-20T16:19:00Z" w16du:dateUtc="2026-06-20T21:19:00Z">
        <w:r w:rsidRPr="00C70867" w:rsidDel="00A7284F">
          <w:delText>alternative approaches</w:delText>
        </w:r>
        <w:r w:rsidDel="00A7284F">
          <w:delText xml:space="preserve"> and </w:delText>
        </w:r>
      </w:del>
      <w:del w:id="39" w:author="Sophia Aristizabal Florez" w:date="2026-06-20T16:25:00Z" w16du:dateUtc="2026-06-20T21:25:00Z">
        <w:r w:rsidDel="00A7284F">
          <w:delText xml:space="preserve">other </w:delText>
        </w:r>
      </w:del>
      <w:del w:id="40" w:author="Sophia Aristizabal Florez" w:date="2026-06-20T16:22:00Z" w16du:dateUtc="2026-06-20T21:22:00Z">
        <w:r w:rsidDel="00A7284F">
          <w:delText xml:space="preserve">possible </w:delText>
        </w:r>
      </w:del>
      <w:del w:id="41" w:author="Sophia Aristizabal Florez" w:date="2026-06-20T16:21:00Z" w16du:dateUtc="2026-06-20T21:21:00Z">
        <w:r w:rsidDel="00A7284F">
          <w:delText>factors</w:delText>
        </w:r>
        <w:r w:rsidRPr="00C70867" w:rsidDel="00A7284F">
          <w:delText xml:space="preserve"> to understanding crime in the city may still need to be explored</w:delText>
        </w:r>
      </w:del>
      <w:r w:rsidRPr="00C70867">
        <w:t>.</w:t>
      </w:r>
      <w:r>
        <w:t>\\</w:t>
      </w:r>
    </w:p>
    <w:p w14:paraId="4BF7956E" w14:textId="77777777" w:rsidR="00C13F1C" w:rsidRPr="00C13F1C" w:rsidRDefault="00C13F1C" w:rsidP="000E0570">
      <w:pPr>
        <w:spacing w:line="360" w:lineRule="auto"/>
        <w:jc w:val="both"/>
      </w:pPr>
    </w:p>
    <w:p w14:paraId="4E5B1B53" w14:textId="5FABF482" w:rsidR="007E2425" w:rsidRPr="00BD38CE" w:rsidRDefault="00D27DAF" w:rsidP="00D6239C">
      <w:pPr>
        <w:spacing w:line="360" w:lineRule="auto"/>
        <w:jc w:val="both"/>
      </w:pPr>
      <w:r w:rsidRPr="00D27DAF">
        <w:t xml:space="preserve">One factor discussed in urban crime </w:t>
      </w:r>
      <w:r w:rsidR="00D6239C">
        <w:t>literature</w:t>
      </w:r>
      <w:r w:rsidRPr="00D27DAF">
        <w:t xml:space="preserve"> is the role of commercial establishments in shaping local patterns of criminal activity \parencite{Dugato2026, askey2018fast, Nazzari2026, Wellford1997, Davis2021}.</w:t>
      </w:r>
      <w:r>
        <w:t xml:space="preserve"> </w:t>
      </w:r>
      <w:r w:rsidRPr="00D27DAF">
        <w:t xml:space="preserve">Within this category of establishments, OXXO, a convenience store chain that has steadily expanded across Bogotá since 2009, </w:t>
      </w:r>
      <w:del w:id="42" w:author="Sophia Aristizabal Florez" w:date="2026-06-20T16:50:00Z" w16du:dateUtc="2026-06-20T21:50:00Z">
        <w:r w:rsidR="001F442A" w:rsidDel="00A7284F">
          <w:delText>can be</w:delText>
        </w:r>
      </w:del>
      <w:ins w:id="43" w:author="Sophia Aristizabal Florez" w:date="2026-06-20T16:50:00Z" w16du:dateUtc="2026-06-20T21:50:00Z">
        <w:r w:rsidR="00A7284F">
          <w:t>is</w:t>
        </w:r>
      </w:ins>
      <w:r w:rsidR="001F442A">
        <w:t xml:space="preserve"> a case study </w:t>
      </w:r>
      <w:del w:id="44" w:author="Sophia Aristizabal Florez" w:date="2026-06-20T16:50:00Z" w16du:dateUtc="2026-06-20T21:50:00Z">
        <w:r w:rsidR="001F442A" w:rsidDel="00A7284F">
          <w:delText xml:space="preserve">for </w:delText>
        </w:r>
      </w:del>
      <w:ins w:id="45" w:author="Sophia Aristizabal Florez" w:date="2026-06-20T16:50:00Z" w16du:dateUtc="2026-06-20T21:50:00Z">
        <w:r w:rsidR="00A7284F">
          <w:t xml:space="preserve">of </w:t>
        </w:r>
      </w:ins>
      <w:del w:id="46" w:author="Sophia Aristizabal Florez" w:date="2026-06-20T16:45:00Z" w16du:dateUtc="2026-06-20T21:45:00Z">
        <w:r w:rsidR="001F442A" w:rsidRPr="00A7284F" w:rsidDel="00A7284F">
          <w:rPr>
            <w:highlight w:val="yellow"/>
            <w:rPrChange w:id="47" w:author="Sophia Aristizabal Florez" w:date="2026-06-20T16:45:00Z" w16du:dateUtc="2026-06-20T21:45:00Z">
              <w:rPr/>
            </w:rPrChange>
          </w:rPr>
          <w:delText>studying</w:delText>
        </w:r>
        <w:r w:rsidR="001F442A" w:rsidDel="00A7284F">
          <w:delText xml:space="preserve"> </w:delText>
        </w:r>
      </w:del>
      <w:r w:rsidR="001F442A">
        <w:t>this phenomenon</w:t>
      </w:r>
      <w:ins w:id="48" w:author="Sophia Aristizabal Florez" w:date="2026-06-20T16:46:00Z" w16du:dateUtc="2026-06-20T21:46:00Z">
        <w:r w:rsidR="00A7284F">
          <w:t xml:space="preserve"> </w:t>
        </w:r>
      </w:ins>
      <w:del w:id="49" w:author="Sophia Aristizabal Florez" w:date="2026-06-20T16:46:00Z" w16du:dateUtc="2026-06-20T21:46:00Z">
        <w:r w:rsidR="001F442A" w:rsidDel="00A7284F">
          <w:delText xml:space="preserve"> in the city</w:delText>
        </w:r>
        <w:r w:rsidRPr="00D27DAF" w:rsidDel="00A7284F">
          <w:delText xml:space="preserve"> </w:delText>
        </w:r>
      </w:del>
      <w:r w:rsidRPr="00D27DAF">
        <w:t>\parencite{godoy2025}.</w:t>
      </w:r>
      <w:r w:rsidR="001F442A">
        <w:t xml:space="preserve"> In particular,</w:t>
      </w:r>
      <w:r w:rsidRPr="00D27DAF">
        <w:t xml:space="preserve"> </w:t>
      </w:r>
      <w:r w:rsidR="001F442A">
        <w:t>d</w:t>
      </w:r>
      <w:r w:rsidRPr="00D27DAF">
        <w:t>ue to their long operating hours, strategic locations</w:t>
      </w:r>
      <w:r w:rsidR="00D6239C">
        <w:t xml:space="preserve"> </w:t>
      </w:r>
      <w:r w:rsidR="00D6239C" w:rsidRPr="00D6239C">
        <w:rPr>
          <w:lang w:val="en-US"/>
        </w:rPr>
        <w:t>in high-traffic areas and commercial corridors</w:t>
      </w:r>
      <w:del w:id="50" w:author="Sophia Aristizabal Florez" w:date="2026-06-20T16:51:00Z" w16du:dateUtc="2026-06-20T21:51:00Z">
        <w:r w:rsidR="00D6239C" w:rsidRPr="00D6239C" w:rsidDel="00A7284F">
          <w:rPr>
            <w:lang w:val="en-US"/>
          </w:rPr>
          <w:delText xml:space="preserve"> \parencite{</w:delText>
        </w:r>
        <w:r w:rsidR="00BD38CE" w:rsidRPr="00BD38CE" w:rsidDel="00A7284F">
          <w:delText>marcos2022</w:delText>
        </w:r>
        <w:r w:rsidR="00D6239C" w:rsidRPr="00D6239C" w:rsidDel="00A7284F">
          <w:rPr>
            <w:lang w:val="en-US"/>
          </w:rPr>
          <w:delText>}</w:delText>
        </w:r>
      </w:del>
      <w:r w:rsidRPr="00D27DAF">
        <w:t>, availability of basic goods, and constant customer flows throughout the day and night</w:t>
      </w:r>
      <w:ins w:id="51" w:author="Sophia Aristizabal Florez" w:date="2026-06-20T16:51:00Z" w16du:dateUtc="2026-06-20T21:51:00Z">
        <w:r w:rsidR="00A7284F">
          <w:t xml:space="preserve"> </w:t>
        </w:r>
        <w:r w:rsidR="00A7284F" w:rsidRPr="00D6239C">
          <w:rPr>
            <w:lang w:val="en-US"/>
          </w:rPr>
          <w:t>\</w:t>
        </w:r>
        <w:proofErr w:type="spellStart"/>
        <w:r w:rsidR="00A7284F" w:rsidRPr="00D6239C">
          <w:rPr>
            <w:lang w:val="en-US"/>
          </w:rPr>
          <w:t>parencite</w:t>
        </w:r>
        <w:proofErr w:type="spellEnd"/>
        <w:r w:rsidR="00A7284F" w:rsidRPr="00D6239C">
          <w:rPr>
            <w:lang w:val="en-US"/>
          </w:rPr>
          <w:t>{</w:t>
        </w:r>
        <w:r w:rsidR="00A7284F" w:rsidRPr="00BD38CE">
          <w:t>marcos2022</w:t>
        </w:r>
        <w:r w:rsidR="00A7284F" w:rsidRPr="00D6239C">
          <w:rPr>
            <w:lang w:val="en-US"/>
          </w:rPr>
          <w:t>}</w:t>
        </w:r>
        <w:r w:rsidR="00A7284F" w:rsidRPr="00D27DAF">
          <w:t>,</w:t>
        </w:r>
      </w:ins>
      <w:del w:id="52" w:author="Sophia Aristizabal Florez" w:date="2026-06-20T16:52:00Z" w16du:dateUtc="2026-06-20T21:52:00Z">
        <w:r w:rsidRPr="00D27DAF" w:rsidDel="00A7284F">
          <w:delText>,</w:delText>
        </w:r>
      </w:del>
      <w:r w:rsidRPr="00D27DAF">
        <w:t xml:space="preserve"> the</w:t>
      </w:r>
      <w:r w:rsidR="001F442A">
        <w:t xml:space="preserve"> arrival of this chain </w:t>
      </w:r>
      <w:r w:rsidRPr="00D27DAF">
        <w:t>may alter surrounding patterns of mobility and social interaction in ways that could influence nearby criminal activity \parencite{Dugato2026, marcos2022}.</w:t>
      </w:r>
      <w:r>
        <w:t>\\</w:t>
      </w:r>
    </w:p>
    <w:p w14:paraId="5B816BCB" w14:textId="77777777" w:rsidR="00D27DAF" w:rsidRPr="00832C7A" w:rsidRDefault="00D27DAF" w:rsidP="007E2425">
      <w:pPr>
        <w:spacing w:line="360" w:lineRule="auto"/>
        <w:jc w:val="both"/>
      </w:pPr>
    </w:p>
    <w:p w14:paraId="3FA0D54B" w14:textId="18B1B6A6" w:rsidR="00C91C04" w:rsidRDefault="00A7284F" w:rsidP="00C91C04">
      <w:pPr>
        <w:spacing w:line="360" w:lineRule="auto"/>
        <w:jc w:val="both"/>
      </w:pPr>
      <w:ins w:id="53" w:author="Sophia Aristizabal Florez" w:date="2026-06-20T17:00:00Z" w16du:dateUtc="2026-06-20T22:00:00Z">
        <w:r>
          <w:t>T</w:t>
        </w:r>
      </w:ins>
      <w:del w:id="54" w:author="Sophia Aristizabal Florez" w:date="2026-06-20T17:00:00Z" w16du:dateUtc="2026-06-20T22:00:00Z">
        <w:r w:rsidR="00C91C04" w:rsidRPr="00D27DAF" w:rsidDel="00A7284F">
          <w:delText>In fact, t</w:delText>
        </w:r>
      </w:del>
      <w:r w:rsidR="00C91C04" w:rsidRPr="00D27DAF">
        <w:t xml:space="preserve">here is a duality in the </w:t>
      </w:r>
      <w:r w:rsidR="00C91C04">
        <w:t xml:space="preserve">crime </w:t>
      </w:r>
      <w:r w:rsidR="00C91C04" w:rsidRPr="00D27DAF">
        <w:t xml:space="preserve">literature regarding the relationship between convenience stores and crime. On the one hand, these establishments have been identified as \textit{crime generators} because they increase foot traffic and create incidental criminal opportunities \parencite{Dugato2026}. Similarly, \textcite{Wellford1997} classify them as robbery-prone commercial establishments due to the availability of cash on hand. On the other hand, \textcite{Davis2021} offer a different perspective, arguing that convenience stores may also function as crime deterrents by increasing natural surveillance and generating </w:t>
      </w:r>
      <w:ins w:id="55" w:author="Sophia Aristizabal Florez" w:date="2026-06-20T17:26:00Z" w16du:dateUtc="2026-06-20T22:26:00Z">
        <w:r w:rsidRPr="004536C5">
          <w:t>\textit{</w:t>
        </w:r>
      </w:ins>
      <w:del w:id="56" w:author="Sophia Aristizabal Florez" w:date="2026-06-20T17:26:00Z" w16du:dateUtc="2026-06-20T22:26:00Z">
        <w:r w:rsidR="00C91C04" w:rsidRPr="00D27DAF" w:rsidDel="00A7284F">
          <w:delText>“</w:delText>
        </w:r>
      </w:del>
      <w:r w:rsidR="00C91C04" w:rsidRPr="00D27DAF">
        <w:t>eyes on the street</w:t>
      </w:r>
      <w:ins w:id="57" w:author="Sophia Aristizabal Florez" w:date="2026-06-20T17:26:00Z" w16du:dateUtc="2026-06-20T22:26:00Z">
        <w:r>
          <w:t>}</w:t>
        </w:r>
      </w:ins>
      <w:del w:id="58" w:author="Sophia Aristizabal Florez" w:date="2026-06-20T17:26:00Z" w16du:dateUtc="2026-06-20T22:26:00Z">
        <w:r w:rsidR="00C91C04" w:rsidRPr="00D27DAF" w:rsidDel="00A7284F">
          <w:delText>”</w:delText>
        </w:r>
      </w:del>
      <w:r w:rsidR="00C91C04" w:rsidRPr="00D27DAF">
        <w:t xml:space="preserve"> through extended operating hours and improved lighting. These two lines of reasoning highlight the importance of analysing the role of convenience stores within the surrounding criminal environment, particularly because, as \textcite{Dugato2026} argue, addressing the urban </w:t>
      </w:r>
      <w:r w:rsidR="00C91C04" w:rsidRPr="00D27DAF">
        <w:lastRenderedPageBreak/>
        <w:t>conditions that facilitate criminal behavior may be more effective for long-term crime reduction than traditional repressive approaches.</w:t>
      </w:r>
      <w:r w:rsidR="00C91C04">
        <w:t>\\</w:t>
      </w:r>
    </w:p>
    <w:p w14:paraId="6A6342DC" w14:textId="77777777" w:rsidR="00D27DAF" w:rsidRPr="00832C7A" w:rsidRDefault="00D27DAF" w:rsidP="00832C7A">
      <w:pPr>
        <w:spacing w:line="360" w:lineRule="auto"/>
        <w:jc w:val="both"/>
      </w:pPr>
    </w:p>
    <w:p w14:paraId="38A70DEC" w14:textId="1F679762" w:rsidR="00832C7A" w:rsidRDefault="00832C7A" w:rsidP="00832C7A">
      <w:pPr>
        <w:spacing w:line="360" w:lineRule="auto"/>
        <w:jc w:val="both"/>
      </w:pPr>
      <w:r w:rsidRPr="00832C7A">
        <w:t>OXXO</w:t>
      </w:r>
      <w:r w:rsidR="00C70867">
        <w:t xml:space="preserve">’s </w:t>
      </w:r>
      <w:r w:rsidRPr="00832C7A">
        <w:t xml:space="preserve">footprint in </w:t>
      </w:r>
      <w:del w:id="59" w:author="Sophia Aristizabal Florez" w:date="2026-06-20T17:02:00Z" w16du:dateUtc="2026-06-20T22:02:00Z">
        <w:r w:rsidR="00C70867" w:rsidRPr="00C70867" w:rsidDel="00A7284F">
          <w:delText xml:space="preserve">Bogotá </w:delText>
        </w:r>
      </w:del>
      <w:ins w:id="60" w:author="Sophia Aristizabal Florez" w:date="2026-06-20T17:02:00Z" w16du:dateUtc="2026-06-20T22:02:00Z">
        <w:r w:rsidR="00A7284F">
          <w:t>Colombia</w:t>
        </w:r>
        <w:r w:rsidR="00A7284F" w:rsidRPr="00C70867">
          <w:t xml:space="preserve"> </w:t>
        </w:r>
      </w:ins>
      <w:r w:rsidRPr="00832C7A">
        <w:t xml:space="preserve">is strikingly centralized, with over 300 of the more than 500 stores in the country concentrated </w:t>
      </w:r>
      <w:del w:id="61" w:author="Sophia Aristizabal Florez" w:date="2026-06-20T17:03:00Z" w16du:dateUtc="2026-06-20T22:03:00Z">
        <w:r w:rsidRPr="00832C7A" w:rsidDel="00A7284F">
          <w:delText>the</w:delText>
        </w:r>
        <w:r w:rsidR="00C70867" w:rsidDel="00A7284F">
          <w:delText xml:space="preserve">re </w:delText>
        </w:r>
      </w:del>
      <w:ins w:id="62" w:author="Sophia Aristizabal Florez" w:date="2026-06-20T17:03:00Z" w16du:dateUtc="2026-06-20T22:03:00Z">
        <w:r w:rsidR="00A7284F">
          <w:t>in the capital</w:t>
        </w:r>
      </w:ins>
      <w:ins w:id="63" w:author="Sophia Aristizabal Florez" w:date="2026-06-20T17:07:00Z" w16du:dateUtc="2026-06-20T22:07:00Z">
        <w:r w:rsidR="00A7284F">
          <w:t xml:space="preserve"> city</w:t>
        </w:r>
      </w:ins>
      <w:ins w:id="64" w:author="Sophia Aristizabal Florez" w:date="2026-06-20T17:03:00Z" w16du:dateUtc="2026-06-20T22:03:00Z">
        <w:r w:rsidR="00A7284F">
          <w:t xml:space="preserve"> </w:t>
        </w:r>
      </w:ins>
      <w:r w:rsidRPr="00832C7A">
        <w:t>\parencite{godoy2025}.</w:t>
      </w:r>
      <w:r w:rsidR="00C70867">
        <w:t xml:space="preserve"> </w:t>
      </w:r>
      <w:r w:rsidRPr="00832C7A">
        <w:t>This high density within a single metropolitan area provides a</w:t>
      </w:r>
      <w:r w:rsidR="00BD38CE">
        <w:t>n</w:t>
      </w:r>
      <w:ins w:id="65" w:author="Sophia Aristizabal Florez" w:date="2026-06-20T17:07:00Z" w16du:dateUtc="2026-06-20T22:07:00Z">
        <w:r w:rsidR="00A7284F">
          <w:t xml:space="preserve"> </w:t>
        </w:r>
      </w:ins>
      <w:r w:rsidRPr="00832C7A">
        <w:t xml:space="preserve">"urban laboratory" to conduct a granular, </w:t>
      </w:r>
      <w:r w:rsidRPr="00A7284F">
        <w:rPr>
          <w:highlight w:val="yellow"/>
          <w:rPrChange w:id="66" w:author="Sophia Aristizabal Florez" w:date="2026-06-20T17:07:00Z" w16du:dateUtc="2026-06-20T22:07:00Z">
            <w:rPr/>
          </w:rPrChange>
        </w:rPr>
        <w:t>int</w:t>
      </w:r>
      <w:ins w:id="67" w:author="Sophia Aristizabal Florez" w:date="2026-06-20T17:09:00Z" w16du:dateUtc="2026-06-20T22:09:00Z">
        <w:r w:rsidR="00A7284F">
          <w:rPr>
            <w:highlight w:val="yellow"/>
          </w:rPr>
          <w:t>ra</w:t>
        </w:r>
      </w:ins>
      <w:del w:id="68" w:author="Sophia Aristizabal Florez" w:date="2026-06-20T17:09:00Z" w16du:dateUtc="2026-06-20T22:09:00Z">
        <w:r w:rsidRPr="00A7284F" w:rsidDel="00A7284F">
          <w:rPr>
            <w:highlight w:val="yellow"/>
            <w:rPrChange w:id="69" w:author="Sophia Aristizabal Florez" w:date="2026-06-20T17:07:00Z" w16du:dateUtc="2026-06-20T22:07:00Z">
              <w:rPr/>
            </w:rPrChange>
          </w:rPr>
          <w:delText>er</w:delText>
        </w:r>
      </w:del>
      <w:r w:rsidRPr="00A7284F">
        <w:rPr>
          <w:highlight w:val="yellow"/>
          <w:rPrChange w:id="70" w:author="Sophia Aristizabal Florez" w:date="2026-06-20T17:07:00Z" w16du:dateUtc="2026-06-20T22:07:00Z">
            <w:rPr/>
          </w:rPrChange>
        </w:rPr>
        <w:t>urban</w:t>
      </w:r>
      <w:r w:rsidRPr="00832C7A">
        <w:t xml:space="preserve"> crime analysis. By exploiting the staggered arrival of these establishments across Bogotá’s Zonal Planning Units (UPZs), this </w:t>
      </w:r>
      <w:r w:rsidRPr="00A7284F">
        <w:t>thesis</w:t>
      </w:r>
      <w:r w:rsidRPr="00832C7A">
        <w:t xml:space="preserve"> evaluates the causal impact of OXXO openings on local criminal activity. Specifically, </w:t>
      </w:r>
      <w:r w:rsidRPr="00A7284F">
        <w:rPr>
          <w:highlight w:val="yellow"/>
          <w:rPrChange w:id="71" w:author="Sophia Aristizabal Florez" w:date="2026-06-20T17:08:00Z" w16du:dateUtc="2026-06-20T22:08:00Z">
            <w:rPr/>
          </w:rPrChange>
        </w:rPr>
        <w:t>I</w:t>
      </w:r>
      <w:r w:rsidRPr="00832C7A">
        <w:t xml:space="preserve"> examine how these effects vary by crime category, and whether the impact intensifies or dissipates over time following the store's </w:t>
      </w:r>
      <w:del w:id="72" w:author="Sophia Aristizabal Florez" w:date="2026-06-20T17:08:00Z" w16du:dateUtc="2026-06-20T22:08:00Z">
        <w:r w:rsidRPr="00832C7A" w:rsidDel="00A7284F">
          <w:delText>inauguration</w:delText>
        </w:r>
      </w:del>
      <w:ins w:id="73" w:author="Sophia Aristizabal Florez" w:date="2026-06-20T17:08:00Z" w16du:dateUtc="2026-06-20T22:08:00Z">
        <w:r w:rsidR="00A7284F">
          <w:t>opening</w:t>
        </w:r>
      </w:ins>
      <w:r w:rsidRPr="00832C7A">
        <w:t>.</w:t>
      </w:r>
      <w:r w:rsidR="00C13F1C">
        <w:t>\\</w:t>
      </w:r>
    </w:p>
    <w:p w14:paraId="7BCDF392" w14:textId="77777777" w:rsidR="00832C7A" w:rsidRPr="00832C7A" w:rsidRDefault="00832C7A" w:rsidP="00832C7A">
      <w:pPr>
        <w:spacing w:line="360" w:lineRule="auto"/>
        <w:jc w:val="both"/>
      </w:pPr>
    </w:p>
    <w:p w14:paraId="52731E3C" w14:textId="727C91E9" w:rsidR="00936F3F" w:rsidRDefault="006939DF" w:rsidP="00936F3F">
      <w:pPr>
        <w:spacing w:line="360" w:lineRule="auto"/>
        <w:jc w:val="both"/>
      </w:pPr>
      <w:r w:rsidRPr="006939DF">
        <w:t xml:space="preserve">To estimate this impact, I constructed a quarterly panel dataset covering the period from 2015 to 2022, aggregated at the </w:t>
      </w:r>
      <w:ins w:id="74" w:author="Sophia Aristizabal Florez" w:date="2026-06-20T17:14:00Z" w16du:dateUtc="2026-06-20T22:14:00Z">
        <w:r w:rsidR="00A7284F" w:rsidRPr="006939DF">
          <w:t>UPZ</w:t>
        </w:r>
        <w:r w:rsidR="00A7284F">
          <w:t>-</w:t>
        </w:r>
      </w:ins>
      <w:r w:rsidRPr="006939DF">
        <w:t>level</w:t>
      </w:r>
      <w:del w:id="75" w:author="Sophia Aristizabal Florez" w:date="2026-06-20T17:15:00Z" w16du:dateUtc="2026-06-20T22:15:00Z">
        <w:r w:rsidRPr="006939DF" w:rsidDel="00A7284F">
          <w:delText xml:space="preserve"> </w:delText>
        </w:r>
      </w:del>
      <w:del w:id="76" w:author="Sophia Aristizabal Florez" w:date="2026-06-20T17:14:00Z" w16du:dateUtc="2026-06-20T22:14:00Z">
        <w:r w:rsidRPr="006939DF" w:rsidDel="00A7284F">
          <w:delText xml:space="preserve">of the UPZs, Bogotá’s </w:delText>
        </w:r>
        <w:r w:rsidRPr="00A7284F" w:rsidDel="00A7284F">
          <w:rPr>
            <w:highlight w:val="yellow"/>
            <w:rPrChange w:id="77" w:author="Sophia Aristizabal Florez" w:date="2026-06-20T17:08:00Z" w16du:dateUtc="2026-06-20T22:08:00Z">
              <w:rPr/>
            </w:rPrChange>
          </w:rPr>
          <w:delText>sub-district administrative divisions</w:delText>
        </w:r>
      </w:del>
      <w:r w:rsidRPr="006939DF">
        <w:t xml:space="preserve">. The </w:t>
      </w:r>
      <w:r>
        <w:t>panel</w:t>
      </w:r>
      <w:r w:rsidRPr="006939DF">
        <w:t xml:space="preserve"> combines Colombia’s public georeferenced crime records from the National Police’s Statistical, Criminal, Contraventional, and Operational Information System (SIEDCO) with a </w:t>
      </w:r>
      <w:ins w:id="78" w:author="Sophia Aristizabal Florez" w:date="2026-06-20T17:15:00Z" w16du:dateUtc="2026-06-20T22:15:00Z">
        <w:r w:rsidR="00A7284F" w:rsidRPr="006939DF">
          <w:t xml:space="preserve">georeferenced </w:t>
        </w:r>
      </w:ins>
      <w:del w:id="79" w:author="Sophia Aristizabal Florez" w:date="2026-06-20T17:15:00Z" w16du:dateUtc="2026-06-20T22:15:00Z">
        <w:r w:rsidRPr="006939DF" w:rsidDel="00A7284F">
          <w:delText xml:space="preserve">geolocated </w:delText>
        </w:r>
      </w:del>
      <w:r w:rsidRPr="006939DF">
        <w:t>database of OXXO establishments that accounts for both opening and, when applicable, closure dates. Using this information, I calculated quarterly crime rates for each UPZ and identified the number of OXXO stores operating within each unit over time.</w:t>
      </w:r>
    </w:p>
    <w:p w14:paraId="4F219E5F" w14:textId="77777777" w:rsidR="00936F3F" w:rsidRDefault="00936F3F" w:rsidP="00936F3F">
      <w:pPr>
        <w:spacing w:line="360" w:lineRule="auto"/>
        <w:jc w:val="both"/>
      </w:pPr>
    </w:p>
    <w:p w14:paraId="37CCFC09" w14:textId="662A7BDC" w:rsidR="00936F3F" w:rsidRPr="00936F3F" w:rsidRDefault="00936F3F" w:rsidP="00936F3F">
      <w:pPr>
        <w:spacing w:line="360" w:lineRule="auto"/>
        <w:jc w:val="both"/>
      </w:pPr>
      <w:r w:rsidRPr="00936F3F">
        <w:t>Additionally, I employed Two-Way Fixed Effects (TWFE) and the Callaway and Sant’Anna (C</w:t>
      </w:r>
      <w:r>
        <w:t>\</w:t>
      </w:r>
      <w:r w:rsidRPr="00936F3F">
        <w:t xml:space="preserve">&amp;S) estimator, along with their corresponding event-study specifications, as the main empirical strategies of this </w:t>
      </w:r>
      <w:del w:id="80" w:author="Sophia Aristizabal Florez" w:date="2026-06-20T17:21:00Z" w16du:dateUtc="2026-06-20T22:21:00Z">
        <w:r w:rsidRPr="00936F3F" w:rsidDel="00A7284F">
          <w:delText>investigation</w:delText>
        </w:r>
      </w:del>
      <w:ins w:id="81" w:author="Sophia Aristizabal Florez" w:date="2026-06-20T17:21:00Z" w16du:dateUtc="2026-06-20T22:21:00Z">
        <w:r w:rsidR="00A7284F">
          <w:t>research</w:t>
        </w:r>
      </w:ins>
      <w:r w:rsidRPr="00936F3F">
        <w:t>. The TWFE model was use</w:t>
      </w:r>
      <w:del w:id="82" w:author="Sophia Aristizabal Florez" w:date="2026-06-20T17:21:00Z" w16du:dateUtc="2026-06-20T22:21:00Z">
        <w:r w:rsidRPr="00936F3F" w:rsidDel="00A7284F">
          <w:delText xml:space="preserve">ful for estimating </w:delText>
        </w:r>
      </w:del>
      <w:ins w:id="83" w:author="Sophia Aristizabal Florez" w:date="2026-06-20T17:21:00Z" w16du:dateUtc="2026-06-20T22:21:00Z">
        <w:r w:rsidR="00A7284F">
          <w:t xml:space="preserve">d to estimate </w:t>
        </w:r>
      </w:ins>
      <w:r w:rsidRPr="00936F3F">
        <w:t>the average relationship between the expansion of OXXO stores and crime rates across UPZs over time. However, because staggered treatment adoption may generate bias under treatment-effect heterogeneity, the C</w:t>
      </w:r>
      <w:r>
        <w:t>\</w:t>
      </w:r>
      <w:r w:rsidRPr="00936F3F">
        <w:t xml:space="preserve">&amp;S estimator </w:t>
      </w:r>
      <w:del w:id="84" w:author="Sophia Aristizabal Florez" w:date="2026-06-20T17:22:00Z" w16du:dateUtc="2026-06-20T22:22:00Z">
        <w:r w:rsidRPr="00936F3F" w:rsidDel="00A7284F">
          <w:delText xml:space="preserve">was also implemented to obtain </w:delText>
        </w:r>
      </w:del>
      <w:ins w:id="85" w:author="Sophia Aristizabal Florez" w:date="2026-06-20T17:22:00Z" w16du:dateUtc="2026-06-20T22:22:00Z">
        <w:r w:rsidR="00A7284F">
          <w:t xml:space="preserve">provided </w:t>
        </w:r>
      </w:ins>
      <w:r w:rsidRPr="00936F3F">
        <w:t>more robust estimates and assess</w:t>
      </w:r>
      <w:ins w:id="86" w:author="Sophia Aristizabal Florez" w:date="2026-06-20T17:22:00Z" w16du:dateUtc="2026-06-20T22:22:00Z">
        <w:r w:rsidR="00A7284F">
          <w:t xml:space="preserve">ed </w:t>
        </w:r>
      </w:ins>
      <w:del w:id="87" w:author="Sophia Aristizabal Florez" w:date="2026-06-20T17:22:00Z" w16du:dateUtc="2026-06-20T22:22:00Z">
        <w:r w:rsidRPr="00936F3F" w:rsidDel="00A7284F">
          <w:delText xml:space="preserve"> </w:delText>
        </w:r>
      </w:del>
      <w:r w:rsidRPr="00936F3F">
        <w:t>the consistency of the TWFE results. Finally, event-study analyses were conducted to examine the dynamic evolution of treatment effects over time and to evaluate the parallel trends assumption for both empirical approaches.</w:t>
      </w:r>
      <w:r>
        <w:t>\\</w:t>
      </w:r>
    </w:p>
    <w:p w14:paraId="2EF86A17" w14:textId="77777777" w:rsidR="00832C7A" w:rsidRPr="00832C7A" w:rsidRDefault="00832C7A" w:rsidP="00832C7A">
      <w:pPr>
        <w:spacing w:line="360" w:lineRule="auto"/>
        <w:jc w:val="both"/>
      </w:pPr>
    </w:p>
    <w:p w14:paraId="3EA42DE8" w14:textId="58B973DE" w:rsidR="003674D2" w:rsidRPr="003674D2" w:rsidRDefault="00936F3F" w:rsidP="003674D2">
      <w:pPr>
        <w:spacing w:line="360" w:lineRule="auto"/>
        <w:jc w:val="both"/>
      </w:pPr>
      <w:del w:id="88" w:author="Sophia Aristizabal Florez" w:date="2026-06-20T17:23:00Z" w16du:dateUtc="2026-06-20T22:23:00Z">
        <w:r w:rsidDel="00A7284F">
          <w:delText xml:space="preserve">At the end, </w:delText>
        </w:r>
      </w:del>
      <w:r w:rsidR="00832C7A" w:rsidRPr="00832C7A">
        <w:t xml:space="preserve">I found </w:t>
      </w:r>
      <w:r w:rsidR="003674D2" w:rsidRPr="003674D2">
        <w:t xml:space="preserve">that the staggered entry of OXXO stores had no statistically significant effect on criminal activity across Bogotá. Using both aggregated specifications through the TWFE model and dynamic specifications through event-study analyses, I found no evidence that the expansion of </w:t>
      </w:r>
      <w:r w:rsidR="003674D2" w:rsidRPr="003674D2">
        <w:lastRenderedPageBreak/>
        <w:t>OXXO affected different types of crime in the city. Additionally, after controlling for the presence of other similar commercial establishments located near OXXO stores, such as hard-discount retailers, which have also been associated with changes in criminal activity in Bogotá, the estimated effects remained statistically insignificant. These findings suggest that, both in the short and long run, OXXO stores do not appear to significantly alter Bogotá’s security dynamics.</w:t>
      </w:r>
    </w:p>
    <w:p w14:paraId="5DFA143A" w14:textId="02A05DCB" w:rsidR="003674D2" w:rsidRDefault="00832C7A" w:rsidP="00832C7A">
      <w:pPr>
        <w:spacing w:line="360" w:lineRule="auto"/>
        <w:jc w:val="both"/>
      </w:pPr>
      <w:r w:rsidRPr="00832C7A">
        <w:t xml:space="preserve">This may be because </w:t>
      </w:r>
      <w:r w:rsidR="003674D2">
        <w:t>\hl{</w:t>
      </w:r>
      <w:r w:rsidR="00930F56">
        <w:t>ANOTHER EXPLANATION</w:t>
      </w:r>
      <w:r w:rsidR="003674D2">
        <w:t>}</w:t>
      </w:r>
      <w:r w:rsidRPr="00832C7A">
        <w:t>.\\</w:t>
      </w:r>
    </w:p>
    <w:p w14:paraId="61BA1D79" w14:textId="77777777" w:rsidR="00C13F1C" w:rsidRPr="00832C7A" w:rsidRDefault="00C13F1C" w:rsidP="00832C7A">
      <w:pPr>
        <w:spacing w:line="360" w:lineRule="auto"/>
        <w:jc w:val="both"/>
      </w:pPr>
    </w:p>
    <w:p w14:paraId="6D95690B" w14:textId="7A2EF462" w:rsidR="00832C7A" w:rsidRPr="00832C7A" w:rsidRDefault="00832C7A" w:rsidP="00832C7A">
      <w:pPr>
        <w:spacing w:line="360" w:lineRule="auto"/>
        <w:jc w:val="both"/>
      </w:pPr>
      <w:r w:rsidRPr="00832C7A">
        <w:t xml:space="preserve">Despite extensive research on urban crime in Bogotá, no study has systematically examined the causal impact of convenience store proliferation, particularly OXXO, on local crime patterns. </w:t>
      </w:r>
      <w:del w:id="89" w:author="Sophia Aristizabal Florez" w:date="2026-06-20T17:23:00Z" w16du:dateUtc="2026-06-20T22:23:00Z">
        <w:r w:rsidRPr="00832C7A" w:rsidDel="00A7284F">
          <w:delText xml:space="preserve">Existing </w:delText>
        </w:r>
        <w:r w:rsidR="003674D2" w:rsidDel="00A7284F">
          <w:delText>investigations have</w:delText>
        </w:r>
        <w:r w:rsidRPr="00832C7A" w:rsidDel="00A7284F">
          <w:delText xml:space="preserve"> </w:delText>
        </w:r>
      </w:del>
      <w:ins w:id="90" w:author="Sophia Aristizabal Florez" w:date="2026-06-20T17:23:00Z" w16du:dateUtc="2026-06-20T22:23:00Z">
        <w:r w:rsidR="00A7284F">
          <w:t>C</w:t>
        </w:r>
      </w:ins>
      <w:ins w:id="91" w:author="Sophia Aristizabal Florez" w:date="2026-06-20T17:24:00Z" w16du:dateUtc="2026-06-20T22:24:00Z">
        <w:r w:rsidR="00A7284F">
          <w:t xml:space="preserve">urrent research has </w:t>
        </w:r>
      </w:ins>
      <w:r w:rsidRPr="00832C7A">
        <w:t>focused on public transport infrastructure \parencite{Bacares2013a,Bacares2013b,Garcia2005}, large-scale police interventions \parencite{Blattman2017,Blattman2021}, alcohol sales restrictions \parencite{Mello2013}, and socioeconomic determinants \parencite{Escobar2012}.</w:t>
      </w:r>
      <w:r w:rsidR="00495227">
        <w:t xml:space="preserve"> </w:t>
      </w:r>
      <w:r w:rsidRPr="00832C7A">
        <w:t xml:space="preserve">One recent study examined the relationship between </w:t>
      </w:r>
      <w:ins w:id="92" w:author="Sophia Aristizabal Florez" w:date="2026-06-20T17:25:00Z">
        <w:r w:rsidR="00A7284F" w:rsidRPr="00A7284F">
          <w:rPr>
            <w:rPrChange w:id="93" w:author="Sophia Aristizabal Florez" w:date="2026-06-20T17:26:00Z" w16du:dateUtc="2026-06-20T22:26:00Z">
              <w:rPr>
                <w:b/>
                <w:bCs/>
              </w:rPr>
            </w:rPrChange>
          </w:rPr>
          <w:t>\textit{</w:t>
        </w:r>
      </w:ins>
      <w:r w:rsidR="003674D2" w:rsidRPr="00A7284F">
        <w:t>Tiendas D1</w:t>
      </w:r>
      <w:ins w:id="94" w:author="Sophia Aristizabal Florez" w:date="2026-06-20T17:25:00Z" w16du:dateUtc="2026-06-20T22:25:00Z">
        <w:r w:rsidR="00A7284F" w:rsidRPr="00A7284F">
          <w:rPr>
            <w:lang w:val="en-US"/>
          </w:rPr>
          <w:t>}</w:t>
        </w:r>
      </w:ins>
      <w:r w:rsidR="003674D2">
        <w:t xml:space="preserve"> </w:t>
      </w:r>
      <w:r w:rsidRPr="00832C7A">
        <w:t xml:space="preserve">hard-discount stores and crime \parencite{Lopez2024}, </w:t>
      </w:r>
      <w:ins w:id="95" w:author="Sophia Aristizabal Florez" w:date="2026-06-20T17:55:00Z" w16du:dateUtc="2026-06-20T22:55:00Z">
        <w:r w:rsidR="00A7284F">
          <w:t xml:space="preserve">and found </w:t>
        </w:r>
      </w:ins>
      <w:ins w:id="96" w:author="Sophia Aristizabal Florez" w:date="2026-06-20T17:57:00Z" w16du:dateUtc="2026-06-20T22:57:00Z">
        <w:r w:rsidR="00A7284F">
          <w:t>a statisically significant effect</w:t>
        </w:r>
      </w:ins>
      <w:ins w:id="97" w:author="Sophia Aristizabal Florez" w:date="2026-06-20T17:59:00Z" w16du:dateUtc="2026-06-20T22:59:00Z">
        <w:r w:rsidR="00A7284F">
          <w:t xml:space="preserve"> of D1 opening</w:t>
        </w:r>
      </w:ins>
      <w:ins w:id="98" w:author="Sophia Aristizabal Florez" w:date="2026-06-20T18:00:00Z" w16du:dateUtc="2026-06-20T23:00:00Z">
        <w:r w:rsidR="00A7284F">
          <w:t>s</w:t>
        </w:r>
      </w:ins>
      <w:ins w:id="99" w:author="Sophia Aristizabal Florez" w:date="2026-06-20T17:59:00Z" w16du:dateUtc="2026-06-20T22:59:00Z">
        <w:r w:rsidR="00A7284F">
          <w:t xml:space="preserve"> o</w:t>
        </w:r>
      </w:ins>
      <w:ins w:id="100" w:author="Sophia Aristizabal Florez" w:date="2026-06-20T18:00:00Z" w16du:dateUtc="2026-06-20T23:00:00Z">
        <w:r w:rsidR="00A7284F">
          <w:t>n</w:t>
        </w:r>
      </w:ins>
      <w:ins w:id="101" w:author="Sophia Aristizabal Florez" w:date="2026-06-20T17:59:00Z" w16du:dateUtc="2026-06-20T22:59:00Z">
        <w:r w:rsidR="00A7284F">
          <w:t xml:space="preserve"> cri</w:t>
        </w:r>
      </w:ins>
      <w:ins w:id="102" w:author="Sophia Aristizabal Florez" w:date="2026-06-20T18:00:00Z" w16du:dateUtc="2026-06-20T23:00:00Z">
        <w:r w:rsidR="00A7284F">
          <w:t>minal</w:t>
        </w:r>
      </w:ins>
      <w:ins w:id="103" w:author="Sophia Aristizabal Florez" w:date="2026-06-20T17:59:00Z" w16du:dateUtc="2026-06-20T22:59:00Z">
        <w:r w:rsidR="00A7284F">
          <w:t xml:space="preserve"> activity</w:t>
        </w:r>
      </w:ins>
      <w:ins w:id="104" w:author="Sophia Aristizabal Florez" w:date="2026-06-20T17:55:00Z" w16du:dateUtc="2026-06-20T22:55:00Z">
        <w:r w:rsidR="00A7284F" w:rsidRPr="00A7284F">
          <w:rPr>
            <w:lang w:val="en-US"/>
            <w:rPrChange w:id="105" w:author="Sophia Aristizabal Florez" w:date="2026-06-20T17:55:00Z" w16du:dateUtc="2026-06-20T22:55:00Z">
              <w:rPr>
                <w:lang w:val="es-ES_tradnl"/>
              </w:rPr>
            </w:rPrChange>
          </w:rPr>
          <w:t>;</w:t>
        </w:r>
        <w:r w:rsidR="00A7284F">
          <w:rPr>
            <w:lang w:val="en-US"/>
          </w:rPr>
          <w:t xml:space="preserve"> nonetheless, </w:t>
        </w:r>
      </w:ins>
      <w:ins w:id="106" w:author="Sophia Aristizabal Florez" w:date="2026-06-20T17:58:00Z" w16du:dateUtc="2026-06-20T22:58:00Z">
        <w:r w:rsidR="00A7284F">
          <w:rPr>
            <w:lang w:val="en-US"/>
          </w:rPr>
          <w:t xml:space="preserve">the effect of </w:t>
        </w:r>
      </w:ins>
      <w:del w:id="107" w:author="Sophia Aristizabal Florez" w:date="2026-06-20T17:55:00Z" w16du:dateUtc="2026-06-20T22:55:00Z">
        <w:r w:rsidRPr="00832C7A" w:rsidDel="00A7284F">
          <w:delText xml:space="preserve">but </w:delText>
        </w:r>
      </w:del>
      <w:r w:rsidRPr="00832C7A">
        <w:t>OXXO</w:t>
      </w:r>
      <w:ins w:id="108" w:author="Sophia Aristizabal Florez" w:date="2026-06-20T17:58:00Z" w16du:dateUtc="2026-06-20T22:58:00Z">
        <w:r w:rsidR="00A7284F">
          <w:t xml:space="preserve"> on crime is hypothe</w:t>
        </w:r>
      </w:ins>
      <w:ins w:id="109" w:author="Sophia Aristizabal Florez" w:date="2026-06-20T17:59:00Z" w16du:dateUtc="2026-06-20T22:59:00Z">
        <w:r w:rsidR="00A7284F">
          <w:t>sized</w:t>
        </w:r>
      </w:ins>
      <w:ins w:id="110" w:author="Sophia Aristizabal Florez" w:date="2026-06-20T18:01:00Z" w16du:dateUtc="2026-06-20T23:01:00Z">
        <w:r w:rsidR="00A7284F">
          <w:t xml:space="preserve"> to follow a different pattern, as it</w:t>
        </w:r>
      </w:ins>
      <w:ins w:id="111" w:author="Sophia Aristizabal Florez" w:date="2026-06-20T17:59:00Z" w16du:dateUtc="2026-06-20T22:59:00Z">
        <w:r w:rsidR="00A7284F">
          <w:t xml:space="preserve"> </w:t>
        </w:r>
      </w:ins>
      <w:r w:rsidRPr="00832C7A">
        <w:t xml:space="preserve"> represents a distinct retail model characterized by 24-hour operations</w:t>
      </w:r>
      <w:ins w:id="112" w:author="Sophia Aristizabal Florez" w:date="2026-06-20T17:28:00Z" w16du:dateUtc="2026-06-20T22:28:00Z">
        <w:r w:rsidR="00A7284F">
          <w:t>,</w:t>
        </w:r>
      </w:ins>
      <w:ins w:id="113" w:author="Sophia Aristizabal Florez" w:date="2026-06-20T18:03:00Z" w16du:dateUtc="2026-06-20T23:03:00Z">
        <w:r w:rsidR="00A7284F">
          <w:t xml:space="preserve"> </w:t>
        </w:r>
      </w:ins>
      <w:del w:id="114" w:author="Sophia Aristizabal Florez" w:date="2026-06-20T18:03:00Z" w16du:dateUtc="2026-06-20T23:03:00Z">
        <w:r w:rsidRPr="00832C7A" w:rsidDel="00A7284F">
          <w:delText xml:space="preserve"> </w:delText>
        </w:r>
      </w:del>
      <w:r w:rsidRPr="00832C7A">
        <w:t xml:space="preserve">and a </w:t>
      </w:r>
      <w:r w:rsidRPr="00A7284F">
        <w:rPr>
          <w:highlight w:val="yellow"/>
          <w:rPrChange w:id="115" w:author="Sophia Aristizabal Florez" w:date="2026-06-20T17:57:00Z" w16du:dateUtc="2026-06-20T22:57:00Z">
            <w:rPr/>
          </w:rPrChange>
        </w:rPr>
        <w:t>higher</w:t>
      </w:r>
      <w:del w:id="116" w:author="Sophia Aristizabal Florez" w:date="2026-06-20T18:03:00Z" w16du:dateUtc="2026-06-20T23:03:00Z">
        <w:r w:rsidRPr="00832C7A" w:rsidDel="00A7284F">
          <w:delText xml:space="preserve"> density</w:delText>
        </w:r>
      </w:del>
      <w:ins w:id="117" w:author="Sophia Aristizabal Florez" w:date="2026-06-20T18:03:00Z" w16du:dateUtc="2026-06-20T23:03:00Z">
        <w:r w:rsidR="00A7284F">
          <w:t xml:space="preserve"> availability of alcohol</w:t>
        </w:r>
      </w:ins>
      <w:r w:rsidRPr="00832C7A">
        <w:t xml:space="preserve"> </w:t>
      </w:r>
      <w:del w:id="118" w:author="Sophia Aristizabal Florez" w:date="2026-06-20T18:03:00Z" w16du:dateUtc="2026-06-20T23:03:00Z">
        <w:r w:rsidRPr="00832C7A" w:rsidDel="00A7284F">
          <w:delText xml:space="preserve">of </w:delText>
        </w:r>
      </w:del>
      <w:ins w:id="119" w:author="Sophia Aristizabal Florez" w:date="2026-06-20T18:03:00Z" w16du:dateUtc="2026-06-20T23:03:00Z">
        <w:r w:rsidR="00A7284F">
          <w:t>and</w:t>
        </w:r>
        <w:r w:rsidR="00A7284F" w:rsidRPr="00832C7A">
          <w:t xml:space="preserve"> </w:t>
        </w:r>
      </w:ins>
      <w:ins w:id="120" w:author="Sophia Aristizabal Florez" w:date="2026-06-20T17:27:00Z" w16du:dateUtc="2026-06-20T22:27:00Z">
        <w:r w:rsidR="00A7284F" w:rsidRPr="004536C5">
          <w:t>\textit{</w:t>
        </w:r>
      </w:ins>
      <w:del w:id="121" w:author="Sophia Aristizabal Florez" w:date="2026-06-20T17:27:00Z" w16du:dateUtc="2026-06-20T22:27:00Z">
        <w:r w:rsidRPr="00832C7A" w:rsidDel="00A7284F">
          <w:delText>``</w:delText>
        </w:r>
      </w:del>
      <w:r w:rsidRPr="00832C7A">
        <w:t>grab-and-go</w:t>
      </w:r>
      <w:del w:id="122" w:author="Sophia Aristizabal Florez" w:date="2026-06-20T17:27:00Z" w16du:dateUtc="2026-06-20T22:27:00Z">
        <w:r w:rsidRPr="00832C7A" w:rsidDel="00A7284F">
          <w:delText>'</w:delText>
        </w:r>
      </w:del>
      <w:ins w:id="123" w:author="Sophia Aristizabal Florez" w:date="2026-06-20T17:27:00Z" w16du:dateUtc="2026-06-20T22:27:00Z">
        <w:r w:rsidR="00A7284F">
          <w:t>}</w:t>
        </w:r>
      </w:ins>
      <w:del w:id="124" w:author="Sophia Aristizabal Florez" w:date="2026-06-20T17:27:00Z" w16du:dateUtc="2026-06-20T22:27:00Z">
        <w:r w:rsidRPr="00832C7A" w:rsidDel="00A7284F">
          <w:delText>'</w:delText>
        </w:r>
      </w:del>
      <w:r w:rsidRPr="00832C7A">
        <w:t xml:space="preserve"> items, which may create different criminal opportunities compared to </w:t>
      </w:r>
      <w:del w:id="125" w:author="Sophia Aristizabal Florez" w:date="2026-06-20T18:02:00Z" w16du:dateUtc="2026-06-20T23:02:00Z">
        <w:r w:rsidRPr="00832C7A" w:rsidDel="00A7284F">
          <w:delText xml:space="preserve">the </w:delText>
        </w:r>
      </w:del>
      <w:del w:id="126" w:author="Sophia Aristizabal Florez" w:date="2026-06-20T18:01:00Z" w16du:dateUtc="2026-06-20T23:01:00Z">
        <w:r w:rsidRPr="00832C7A" w:rsidDel="00A7284F">
          <w:delText xml:space="preserve">limited operating hours of </w:delText>
        </w:r>
      </w:del>
      <w:r w:rsidRPr="00832C7A">
        <w:t>hard-discount formats.\\</w:t>
      </w:r>
    </w:p>
    <w:p w14:paraId="17EBB206" w14:textId="77777777" w:rsidR="00832C7A" w:rsidRPr="00832C7A" w:rsidRDefault="00832C7A" w:rsidP="00832C7A">
      <w:pPr>
        <w:spacing w:line="360" w:lineRule="auto"/>
        <w:jc w:val="both"/>
      </w:pPr>
    </w:p>
    <w:p w14:paraId="5535714C" w14:textId="4B42AA9F" w:rsidR="00110BC0" w:rsidRPr="002B1A32" w:rsidRDefault="00832C7A" w:rsidP="000E0570">
      <w:pPr>
        <w:spacing w:line="360" w:lineRule="auto"/>
        <w:jc w:val="both"/>
      </w:pPr>
      <w:r w:rsidRPr="00832C7A">
        <w:t>In the next section I briefly introduce OXXO’s expansion across Bogotá, and the city’s crime rates over the years. Then, in Section 3 I present the related literature about the spatial nexus of crime and convenience stores. In Sections 4 and 5 I describe the data sources used and the general descriptive statistics. After that I explain in Section 6 the econometric models used</w:t>
      </w:r>
      <w:ins w:id="127" w:author="Sophia Aristizabal Florez" w:date="2026-06-20T18:07:00Z" w16du:dateUtc="2026-06-20T23:07:00Z">
        <w:r w:rsidR="00A7284F">
          <w:t>,</w:t>
        </w:r>
      </w:ins>
      <w:r w:rsidRPr="00832C7A">
        <w:t xml:space="preserve"> and in Section 7 I show the results obtained. In Section 8 I include some robustness checks related with the unit of analysis used, the control and treatment groups, and the specification of some variables. Finally, Section 9 discusses </w:t>
      </w:r>
      <w:r w:rsidR="00495227">
        <w:t>possible</w:t>
      </w:r>
      <w:r w:rsidRPr="00832C7A">
        <w:t xml:space="preserve"> mechanisms that may influence the results obtained.</w:t>
      </w:r>
    </w:p>
    <w:p w14:paraId="7E48480C" w14:textId="77777777" w:rsidR="00110BC0" w:rsidRDefault="00110BC0" w:rsidP="000E0570">
      <w:pPr>
        <w:spacing w:line="360" w:lineRule="auto"/>
        <w:jc w:val="both"/>
        <w:rPr>
          <w:lang w:val="en-US"/>
        </w:rPr>
      </w:pPr>
    </w:p>
    <w:p w14:paraId="3600F397" w14:textId="77777777" w:rsidR="00110BC0" w:rsidRDefault="00110BC0" w:rsidP="000E0570">
      <w:pPr>
        <w:spacing w:line="360" w:lineRule="auto"/>
        <w:jc w:val="both"/>
        <w:rPr>
          <w:lang w:val="en-US"/>
        </w:rPr>
      </w:pPr>
    </w:p>
    <w:p w14:paraId="5D8DABAA" w14:textId="77777777" w:rsidR="00110BC0" w:rsidRDefault="00110BC0" w:rsidP="000E0570">
      <w:pPr>
        <w:spacing w:line="360" w:lineRule="auto"/>
        <w:jc w:val="both"/>
        <w:rPr>
          <w:lang w:val="en-US"/>
        </w:rPr>
      </w:pPr>
    </w:p>
    <w:p w14:paraId="4762284D" w14:textId="77777777" w:rsidR="00110BC0" w:rsidDel="00A7284F" w:rsidRDefault="00110BC0" w:rsidP="000E0570">
      <w:pPr>
        <w:spacing w:line="360" w:lineRule="auto"/>
        <w:jc w:val="both"/>
        <w:rPr>
          <w:del w:id="128" w:author="Sophia Aristizabal Florez" w:date="2026-06-20T18:03:00Z" w16du:dateUtc="2026-06-20T23:03:00Z"/>
          <w:lang w:val="en-US"/>
        </w:rPr>
      </w:pPr>
    </w:p>
    <w:p w14:paraId="1310C4E6" w14:textId="77777777" w:rsidR="00110BC0" w:rsidRDefault="00110BC0" w:rsidP="000E0570">
      <w:pPr>
        <w:spacing w:line="360" w:lineRule="auto"/>
        <w:jc w:val="both"/>
        <w:rPr>
          <w:lang w:val="en-US"/>
        </w:rPr>
      </w:pPr>
    </w:p>
    <w:p w14:paraId="314DE887" w14:textId="2BA12765" w:rsidR="00190367" w:rsidRPr="00B665F8" w:rsidRDefault="00110BC0" w:rsidP="000E0570">
      <w:pPr>
        <w:spacing w:line="360" w:lineRule="auto"/>
        <w:jc w:val="both"/>
        <w:rPr>
          <w:b/>
          <w:bCs/>
          <w:lang w:val="en-US"/>
        </w:rPr>
      </w:pPr>
      <w:r w:rsidRPr="00825AAE">
        <w:rPr>
          <w:b/>
          <w:bCs/>
          <w:lang w:val="en-US"/>
        </w:rPr>
        <w:lastRenderedPageBreak/>
        <w:t xml:space="preserve">BACKGROUND: </w:t>
      </w:r>
    </w:p>
    <w:p w14:paraId="0FD26EB2" w14:textId="77777777" w:rsidR="00110BC0" w:rsidRPr="00B665F8" w:rsidRDefault="00110BC0" w:rsidP="000E0570">
      <w:pPr>
        <w:spacing w:line="360" w:lineRule="auto"/>
        <w:jc w:val="both"/>
        <w:rPr>
          <w:b/>
          <w:bCs/>
          <w:lang w:val="en-US"/>
        </w:rPr>
      </w:pPr>
      <w:r w:rsidRPr="00B665F8">
        <w:rPr>
          <w:b/>
          <w:bCs/>
          <w:lang w:val="en-US"/>
        </w:rPr>
        <w:t>a. OXXO</w:t>
      </w:r>
    </w:p>
    <w:p w14:paraId="70C3FE84" w14:textId="5A3B2B57" w:rsidR="0002396D" w:rsidRDefault="00110BC0" w:rsidP="00B665F8">
      <w:pPr>
        <w:spacing w:line="360" w:lineRule="auto"/>
        <w:jc w:val="both"/>
      </w:pPr>
      <w:r w:rsidRPr="00825AAE">
        <w:rPr>
          <w:lang w:val="en-US"/>
        </w:rPr>
        <w:t>Although OXXO has been operating in Colombia for almost 17 years</w:t>
      </w:r>
      <w:r w:rsidR="003674D2">
        <w:rPr>
          <w:lang w:val="en-US"/>
        </w:rPr>
        <w:t xml:space="preserve">, </w:t>
      </w:r>
      <w:r w:rsidRPr="00825AAE">
        <w:rPr>
          <w:lang w:val="en-US"/>
        </w:rPr>
        <w:t>it only consolidated itself as one of the main convenience store chains in the country</w:t>
      </w:r>
      <w:r>
        <w:rPr>
          <w:lang w:val="en-US"/>
        </w:rPr>
        <w:t xml:space="preserve"> after</w:t>
      </w:r>
      <w:r w:rsidRPr="00825AAE">
        <w:rPr>
          <w:lang w:val="en-US"/>
        </w:rPr>
        <w:t xml:space="preserve"> the pandemic</w:t>
      </w:r>
      <w:r w:rsidR="00A4299E">
        <w:rPr>
          <w:lang w:val="en-US"/>
        </w:rPr>
        <w:t xml:space="preserve"> </w:t>
      </w:r>
      <w:r w:rsidR="00A4299E" w:rsidRPr="00A4299E">
        <w:t>\</w:t>
      </w:r>
      <w:proofErr w:type="gramStart"/>
      <w:r w:rsidR="00A4299E" w:rsidRPr="00A4299E">
        <w:t>parencite{</w:t>
      </w:r>
      <w:proofErr w:type="gramEnd"/>
      <w:r w:rsidR="00A4299E" w:rsidRPr="00A4299E">
        <w:t>ElEconomista2026}</w:t>
      </w:r>
      <w:r w:rsidRPr="00825AAE">
        <w:rPr>
          <w:lang w:val="en-US"/>
        </w:rPr>
        <w:t xml:space="preserve">. In fact, in Bogota the number of establishments </w:t>
      </w:r>
      <w:r w:rsidR="00675C1D">
        <w:rPr>
          <w:lang w:val="en-US"/>
        </w:rPr>
        <w:t>rose sharply</w:t>
      </w:r>
      <w:r w:rsidR="00675C1D" w:rsidRPr="00825AAE">
        <w:rPr>
          <w:lang w:val="en-US"/>
        </w:rPr>
        <w:t xml:space="preserve"> </w:t>
      </w:r>
      <w:r w:rsidRPr="00825AAE">
        <w:rPr>
          <w:lang w:val="en-US"/>
        </w:rPr>
        <w:t>from 82 in 2020 to 384 in 2025</w:t>
      </w:r>
      <w:r w:rsidR="005C7DDF">
        <w:rPr>
          <w:lang w:val="en-US"/>
        </w:rPr>
        <w:t>,</w:t>
      </w:r>
      <w:r w:rsidRPr="00825AAE">
        <w:rPr>
          <w:lang w:val="en-US"/>
        </w:rPr>
        <w:t xml:space="preserve"> </w:t>
      </w:r>
      <w:r w:rsidR="005C7DDF">
        <w:rPr>
          <w:lang w:val="en-US"/>
        </w:rPr>
        <w:t>t</w:t>
      </w:r>
      <w:r w:rsidRPr="00825AAE">
        <w:rPr>
          <w:lang w:val="en-US"/>
        </w:rPr>
        <w:t xml:space="preserve">his represents an increment of over 368\% in only five years. </w:t>
      </w:r>
      <w:r w:rsidRPr="00825AAE">
        <w:t xml:space="preserve">Figure~\ref{fig:EVOLUTION_OXXO} depicts </w:t>
      </w:r>
      <w:r w:rsidR="00A4299E">
        <w:t>this</w:t>
      </w:r>
      <w:r w:rsidRPr="00825AAE">
        <w:t xml:space="preserve"> accelerated growth in Bogotá, as it shows the number of OXXO locations in the capital by year since its arrival. </w:t>
      </w:r>
      <w:r w:rsidR="00675C1D">
        <w:t xml:space="preserve">This OXXO expansion can be due to some of its </w:t>
      </w:r>
      <w:r w:rsidR="0002396D">
        <w:t>intrinsi</w:t>
      </w:r>
      <w:r w:rsidR="00E146CA">
        <w:t>c</w:t>
      </w:r>
      <w:r w:rsidR="0002396D">
        <w:t xml:space="preserve"> characteristics</w:t>
      </w:r>
      <w:r w:rsidR="00E146CA">
        <w:t>; for example,</w:t>
      </w:r>
      <w:r w:rsidR="0002396D">
        <w:t xml:space="preserve"> </w:t>
      </w:r>
      <w:r w:rsidR="0002396D" w:rsidRPr="00825AAE">
        <w:rPr>
          <w:lang w:val="en-US"/>
        </w:rPr>
        <w:t>95\% of its establishments function in a 24-hour format \</w:t>
      </w:r>
      <w:proofErr w:type="spellStart"/>
      <w:r w:rsidR="0002396D" w:rsidRPr="00825AAE">
        <w:rPr>
          <w:lang w:val="en-US"/>
        </w:rPr>
        <w:t>parencite</w:t>
      </w:r>
      <w:proofErr w:type="spellEnd"/>
      <w:r w:rsidR="0002396D" w:rsidRPr="00825AAE">
        <w:rPr>
          <w:lang w:val="en-US"/>
        </w:rPr>
        <w:t>{</w:t>
      </w:r>
      <w:r w:rsidR="0002396D" w:rsidRPr="00825AAE">
        <w:t>oxxo_faqs</w:t>
      </w:r>
      <w:r w:rsidR="0002396D" w:rsidRPr="00825AAE">
        <w:rPr>
          <w:lang w:val="en-US"/>
        </w:rPr>
        <w:t xml:space="preserve">}, </w:t>
      </w:r>
      <w:r w:rsidR="0002396D" w:rsidRPr="00825AAE">
        <w:t>providing a competitive advantage by being</w:t>
      </w:r>
      <w:r w:rsidR="0002396D" w:rsidRPr="00825AAE">
        <w:rPr>
          <w:rFonts w:eastAsiaTheme="majorEastAsia"/>
        </w:rPr>
        <w:t> </w:t>
      </w:r>
      <w:r w:rsidR="0002396D" w:rsidRPr="00825AAE">
        <w:t>the primary option of consumers whenever they need to</w:t>
      </w:r>
      <w:ins w:id="129" w:author="Sophia Aristizabal Florez" w:date="2026-06-20T18:15:00Z" w16du:dateUtc="2026-06-20T23:15:00Z">
        <w:r w:rsidR="00A7284F">
          <w:rPr>
            <w:rFonts w:eastAsiaTheme="majorEastAsia"/>
          </w:rPr>
          <w:t xml:space="preserve"> </w:t>
        </w:r>
      </w:ins>
      <w:del w:id="130" w:author="Sophia Aristizabal Florez" w:date="2026-06-20T18:15:00Z" w16du:dateUtc="2026-06-20T23:15:00Z">
        <w:r w:rsidR="0002396D" w:rsidRPr="00825AAE" w:rsidDel="00A7284F">
          <w:rPr>
            <w:rFonts w:eastAsiaTheme="majorEastAsia"/>
          </w:rPr>
          <w:delText> </w:delText>
        </w:r>
      </w:del>
      <w:r w:rsidR="0002396D" w:rsidRPr="00825AAE">
        <w:t>satisfy spontaneous consumption needs</w:t>
      </w:r>
      <w:r w:rsidR="0002396D">
        <w:t xml:space="preserve"> \parencite{</w:t>
      </w:r>
      <w:r w:rsidR="0002396D" w:rsidRPr="005C7DDF">
        <w:t>LaRepublica2026</w:t>
      </w:r>
      <w:r w:rsidR="0002396D">
        <w:t>}</w:t>
      </w:r>
      <w:r w:rsidR="0002396D" w:rsidRPr="00825AAE">
        <w:t>.\\</w:t>
      </w:r>
    </w:p>
    <w:p w14:paraId="11FFC71D" w14:textId="77777777" w:rsidR="0002396D" w:rsidRDefault="0002396D" w:rsidP="0002396D">
      <w:pPr>
        <w:spacing w:line="360" w:lineRule="auto"/>
        <w:ind w:firstLine="720"/>
        <w:jc w:val="both"/>
      </w:pPr>
    </w:p>
    <w:p w14:paraId="64C8CB9A" w14:textId="4BBBE0D3" w:rsidR="00F00921" w:rsidRPr="00943FBD" w:rsidRDefault="00F00921" w:rsidP="00F00921">
      <w:pPr>
        <w:spacing w:line="360" w:lineRule="auto"/>
        <w:ind w:firstLine="720"/>
        <w:jc w:val="both"/>
      </w:pPr>
      <w:r w:rsidRPr="00F00921">
        <w:t>The proliferation of OXXO stores began in the northern part of the city before spreading throughout the eastern region. Figure~\ref{fig:fourpanelOXXO_evolution_UPZ} illustrates this evolution, showing that OXXO is now present in nearly 70</w:t>
      </w:r>
      <w:r w:rsidR="00943FBD">
        <w:t>\</w:t>
      </w:r>
      <w:r w:rsidRPr="00F00921">
        <w:t>% of the city’s Zonal Planning Units (UPZ</w:t>
      </w:r>
      <w:r w:rsidR="00B665F8">
        <w:t>)</w:t>
      </w:r>
      <w:del w:id="131" w:author="Sophia Aristizabal Florez" w:date="2026-06-20T18:17:00Z" w16du:dateUtc="2026-06-20T23:17:00Z">
        <w:r w:rsidR="00943FBD" w:rsidRPr="00943FBD" w:rsidDel="00A7284F">
          <w:rPr>
            <w:rFonts w:ascii="-webkit-standard" w:hAnsi="-webkit-standard"/>
            <w:color w:val="000000"/>
            <w:sz w:val="27"/>
            <w:szCs w:val="27"/>
          </w:rPr>
          <w:delText xml:space="preserve"> </w:delText>
        </w:r>
      </w:del>
      <w:r w:rsidR="00943FBD" w:rsidRPr="00943FBD">
        <w:t>, these being units that group neighborhoods based on socioeconomic stratification, land use, housing characteristics, and the living conditions of their inhabitants \parencite{alcaldia_bogota_upz}. Furthermore</w:t>
      </w:r>
      <w:r w:rsidRPr="00943FBD">
        <w:t>, it can be observed that OXXO presence has</w:t>
      </w:r>
      <w:r w:rsidRPr="00F00921">
        <w:t xml:space="preserve"> a primary concentration in the northeastern neighborhoods of Bogotá</w:t>
      </w:r>
      <w:r w:rsidR="00943FBD" w:rsidRPr="00943FBD">
        <w:t>.</w:t>
      </w:r>
      <w:r w:rsidRPr="00F00921">
        <w:t xml:space="preserve"> </w:t>
      </w:r>
      <w:r w:rsidR="00FD06B1" w:rsidRPr="00F00921">
        <w:t xml:space="preserve">Currently, the only areas lacking OXXO establishments are in the far southern reaches of </w:t>
      </w:r>
      <w:r w:rsidR="00FD06B1">
        <w:t>the city</w:t>
      </w:r>
      <w:r w:rsidR="00FD06B1" w:rsidRPr="00F00921">
        <w:t xml:space="preserve">. These </w:t>
      </w:r>
      <w:r w:rsidR="00FD06B1">
        <w:t xml:space="preserve">places </w:t>
      </w:r>
      <w:r w:rsidR="00FD06B1" w:rsidRPr="00F00921">
        <w:t>correspond to UPZs with lower levels of economic performance, socioeconomic stratification, and urban transport connectivity \parencite{Guzman2017, Bocarejo2013, PRISMBogota}, where residents continue to rely heavily on traditional neighborhood stores \parencite{RicoPencue2021}.</w:t>
      </w:r>
      <w:r w:rsidR="00FD06B1">
        <w:t xml:space="preserve"> </w:t>
      </w:r>
      <w:r w:rsidRPr="00943FBD">
        <w:t>\\</w:t>
      </w:r>
    </w:p>
    <w:p w14:paraId="61F9A984" w14:textId="77777777" w:rsidR="00F00921" w:rsidRPr="00F00921" w:rsidRDefault="00F00921" w:rsidP="00F00921">
      <w:pPr>
        <w:spacing w:line="360" w:lineRule="auto"/>
        <w:ind w:firstLine="720"/>
        <w:jc w:val="both"/>
      </w:pPr>
    </w:p>
    <w:p w14:paraId="674690F6" w14:textId="2D0D9D0E" w:rsidR="0002396D" w:rsidRDefault="00F00921" w:rsidP="00B665F8">
      <w:pPr>
        <w:spacing w:line="360" w:lineRule="auto"/>
        <w:ind w:firstLine="720"/>
        <w:jc w:val="both"/>
      </w:pPr>
      <w:r w:rsidRPr="00F00921">
        <w:t xml:space="preserve">This expansion </w:t>
      </w:r>
      <w:del w:id="132" w:author="Sophia Aristizabal Florez" w:date="2026-06-20T18:17:00Z" w16du:dateUtc="2026-06-20T23:17:00Z">
        <w:r w:rsidR="00FD06B1" w:rsidDel="00A7284F">
          <w:delText>across the years</w:delText>
        </w:r>
      </w:del>
      <w:ins w:id="133" w:author="Sophia Aristizabal Florez" w:date="2026-06-20T18:17:00Z" w16du:dateUtc="2026-06-20T23:17:00Z">
        <w:r w:rsidR="00A7284F">
          <w:t>o</w:t>
        </w:r>
      </w:ins>
      <w:ins w:id="134" w:author="Sophia Aristizabal Florez" w:date="2026-06-20T18:18:00Z" w16du:dateUtc="2026-06-20T23:18:00Z">
        <w:r w:rsidR="00A7284F">
          <w:t>ver time</w:t>
        </w:r>
      </w:ins>
      <w:r w:rsidR="00FD06B1">
        <w:t xml:space="preserve"> </w:t>
      </w:r>
      <w:r w:rsidRPr="00F00921">
        <w:t xml:space="preserve">positively </w:t>
      </w:r>
      <w:r w:rsidR="00B665F8" w:rsidRPr="00F00921">
        <w:t xml:space="preserve">correlates </w:t>
      </w:r>
      <w:r w:rsidRPr="00F00921">
        <w:t>with the inherent characteristics of northeastern Bogotá, where high traffic, spatial accessibility</w:t>
      </w:r>
      <w:ins w:id="135" w:author="Sophia Aristizabal Florez" w:date="2026-06-20T18:31:00Z" w16du:dateUtc="2026-06-20T23:31:00Z">
        <w:r w:rsidR="00A7284F">
          <w:t xml:space="preserve"> </w:t>
        </w:r>
      </w:ins>
      <w:del w:id="136" w:author="Sophia Aristizabal Florez" w:date="2026-06-20T18:31:00Z" w16du:dateUtc="2026-06-20T23:31:00Z">
        <w:r w:rsidRPr="00F00921" w:rsidDel="00A7284F">
          <w:delText xml:space="preserve">, and high-income residential clusters </w:delText>
        </w:r>
      </w:del>
      <w:r w:rsidRPr="00F00921">
        <w:t>provide an ideal environment for the convenience store model \hl{(citation)}. Figure~\ref{fig:oxxo_transmilenio_vias} illustrates th</w:t>
      </w:r>
      <w:r w:rsidR="00FD06B1">
        <w:t xml:space="preserve">is </w:t>
      </w:r>
      <w:r w:rsidR="00DE4CC2">
        <w:t>behavior</w:t>
      </w:r>
      <w:r w:rsidRPr="00F00921">
        <w:t xml:space="preserve"> by mapping the city’s arterial roads, main avenues, and Transmilenio stations (Bogotá's Bus Rapid Transit system); it demonstrates that </w:t>
      </w:r>
      <w:del w:id="137" w:author="Sophia Aristizabal Florez" w:date="2026-06-20T18:34:00Z" w16du:dateUtc="2026-06-20T23:34:00Z">
        <w:r w:rsidRPr="00F00921" w:rsidDel="00A7284F">
          <w:delText xml:space="preserve">by </w:delText>
        </w:r>
      </w:del>
      <w:ins w:id="138" w:author="Sophia Aristizabal Florez" w:date="2026-06-20T18:34:00Z" w16du:dateUtc="2026-06-20T23:34:00Z">
        <w:r w:rsidR="00A7284F">
          <w:t>as of</w:t>
        </w:r>
        <w:r w:rsidR="00A7284F" w:rsidRPr="00F00921">
          <w:t xml:space="preserve"> </w:t>
        </w:r>
      </w:ins>
      <w:r w:rsidRPr="00F00921">
        <w:t xml:space="preserve">2025, OXXO locations tended to cluster </w:t>
      </w:r>
      <w:r w:rsidRPr="00F00921">
        <w:lastRenderedPageBreak/>
        <w:t xml:space="preserve">along these major transport corridors. </w:t>
      </w:r>
      <w:del w:id="139" w:author="Sophia Aristizabal Florez" w:date="2026-06-20T18:35:00Z" w16du:dateUtc="2026-06-20T23:35:00Z">
        <w:r w:rsidRPr="00F00921" w:rsidDel="00A7284F">
          <w:delText xml:space="preserve">Furthermore, </w:delText>
        </w:r>
      </w:del>
      <w:r w:rsidRPr="00F00921">
        <w:t>Section~\ref{sec:Statistics} provides a statistical analysis confirming the positive correlation between these variables and store locations.</w:t>
      </w:r>
      <w:del w:id="140" w:author="Sophia Aristizabal Florez" w:date="2026-06-20T18:32:00Z" w16du:dateUtc="2026-06-20T23:32:00Z">
        <w:r w:rsidRPr="00F00921" w:rsidDel="00A7284F">
          <w:delText xml:space="preserve"> </w:delText>
        </w:r>
      </w:del>
      <w:r>
        <w:t>\\</w:t>
      </w:r>
    </w:p>
    <w:p w14:paraId="7D9A9BB0" w14:textId="77777777" w:rsidR="0002396D" w:rsidRDefault="0002396D" w:rsidP="00805CD5">
      <w:pPr>
        <w:spacing w:line="360" w:lineRule="auto"/>
        <w:jc w:val="both"/>
      </w:pPr>
    </w:p>
    <w:p w14:paraId="0E3D9D51" w14:textId="3A557C17" w:rsidR="00385DB0" w:rsidRPr="00805CD5" w:rsidRDefault="00385DB0" w:rsidP="00385DB0">
      <w:pPr>
        <w:spacing w:line="360" w:lineRule="auto"/>
        <w:ind w:firstLine="720"/>
        <w:jc w:val="both"/>
        <w:rPr>
          <w:lang w:val="en-US"/>
        </w:rPr>
      </w:pPr>
      <w:r w:rsidRPr="00385DB0">
        <w:t xml:space="preserve">OXXO locations are centrally administered by FEMSA with the purpose of standardizing processes, logistics, services, and products \parencite{oxxo_faqs}. This implies that store placement is strategically determined according to the company’s broader commercial objectives rather than being randomly distributed across space. Such non-aleatory allocation may complicate econometric identification, since the characteristics that attract OXXO establishments may also affect </w:t>
      </w:r>
      <w:r w:rsidR="00805CD5">
        <w:t>crime behavior</w:t>
      </w:r>
      <w:r w:rsidRPr="00385DB0">
        <w:t>.</w:t>
      </w:r>
      <w:r w:rsidR="00805CD5">
        <w:rPr>
          <w:lang w:val="en-US"/>
        </w:rPr>
        <w:t>\\</w:t>
      </w:r>
    </w:p>
    <w:p w14:paraId="32361145" w14:textId="77777777" w:rsidR="00805CD5" w:rsidRPr="00385DB0" w:rsidRDefault="00805CD5" w:rsidP="00385DB0">
      <w:pPr>
        <w:spacing w:line="360" w:lineRule="auto"/>
        <w:ind w:firstLine="720"/>
        <w:jc w:val="both"/>
      </w:pPr>
    </w:p>
    <w:p w14:paraId="6CC8DD47" w14:textId="4EE7B6A4" w:rsidR="00385DB0" w:rsidRPr="00385DB0" w:rsidRDefault="00385DB0" w:rsidP="00385DB0">
      <w:pPr>
        <w:spacing w:line="360" w:lineRule="auto"/>
        <w:ind w:firstLine="720"/>
        <w:jc w:val="both"/>
      </w:pPr>
      <w:r w:rsidRPr="00385DB0">
        <w:t xml:space="preserve">The concern about endogenous OXXO placement, however, may be mitigated through the use of TWFE estimators, because many determinants of store location are either time-invariant or evolve only gradually over the sample period, allowing UPZ fixed effects to absorb a substantial portion of the selection process. Nonetheless, some bias may persist if </w:t>
      </w:r>
      <w:ins w:id="141" w:author="Sophia Aristizabal Florez" w:date="2026-06-20T18:38:00Z" w16du:dateUtc="2026-06-20T23:38:00Z">
        <w:r w:rsidR="00A7284F">
          <w:t xml:space="preserve">an </w:t>
        </w:r>
      </w:ins>
      <w:r w:rsidRPr="00385DB0">
        <w:t xml:space="preserve">OXXO </w:t>
      </w:r>
      <w:del w:id="142" w:author="Sophia Aristizabal Florez" w:date="2026-06-20T18:38:00Z" w16du:dateUtc="2026-06-20T23:38:00Z">
        <w:r w:rsidRPr="00385DB0" w:rsidDel="00A7284F">
          <w:delText xml:space="preserve">entry </w:delText>
        </w:r>
      </w:del>
      <w:ins w:id="143" w:author="Sophia Aristizabal Florez" w:date="2026-06-20T18:38:00Z" w16du:dateUtc="2026-06-20T23:38:00Z">
        <w:r w:rsidR="00A7284F">
          <w:t>opening</w:t>
        </w:r>
        <w:r w:rsidR="00A7284F" w:rsidRPr="00385DB0">
          <w:t xml:space="preserve"> </w:t>
        </w:r>
      </w:ins>
      <w:r w:rsidRPr="00385DB0">
        <w:t xml:space="preserve">responds to time-varying local trends correlated with </w:t>
      </w:r>
      <w:del w:id="144" w:author="Sophia Aristizabal Florez" w:date="2026-06-20T18:41:00Z" w16du:dateUtc="2026-06-20T23:41:00Z">
        <w:r w:rsidRPr="00385DB0" w:rsidDel="00A7284F">
          <w:delText>the outcome</w:delText>
        </w:r>
      </w:del>
      <w:ins w:id="145" w:author="Sophia Aristizabal Florez" w:date="2026-06-20T18:41:00Z" w16du:dateUtc="2026-06-20T23:41:00Z">
        <w:r w:rsidR="00A7284F">
          <w:t>crime activity</w:t>
        </w:r>
      </w:ins>
      <w:r w:rsidRPr="00385DB0">
        <w:t xml:space="preserve">. For example, FEMSA may prioritize expansion into UPZs experiencing increases in commercial activity, population density, household income, pedestrian flows, or improvements in public security, all of which could independently influence </w:t>
      </w:r>
      <w:del w:id="146" w:author="Sophia Aristizabal Florez" w:date="2026-06-20T18:38:00Z" w16du:dateUtc="2026-06-20T23:38:00Z">
        <w:r w:rsidRPr="00385DB0" w:rsidDel="00A7284F">
          <w:delText xml:space="preserve">the dependent </w:delText>
        </w:r>
      </w:del>
      <w:del w:id="147" w:author="Sophia Aristizabal Florez" w:date="2026-06-20T18:39:00Z" w16du:dateUtc="2026-06-20T23:39:00Z">
        <w:r w:rsidRPr="00385DB0" w:rsidDel="00A7284F">
          <w:delText>variable</w:delText>
        </w:r>
      </w:del>
      <w:ins w:id="148" w:author="Sophia Aristizabal Florez" w:date="2026-06-20T18:39:00Z" w16du:dateUtc="2026-06-20T23:39:00Z">
        <w:r w:rsidR="00A7284F">
          <w:t>crim</w:t>
        </w:r>
      </w:ins>
      <w:ins w:id="149" w:author="Sophia Aristizabal Florez" w:date="2026-06-20T18:45:00Z" w16du:dateUtc="2026-06-20T23:45:00Z">
        <w:r w:rsidR="00A7284F">
          <w:t>inal</w:t>
        </w:r>
      </w:ins>
      <w:ins w:id="150" w:author="Sophia Aristizabal Florez" w:date="2026-06-20T18:39:00Z" w16du:dateUtc="2026-06-20T23:39:00Z">
        <w:r w:rsidR="00A7284F">
          <w:t xml:space="preserve"> activity</w:t>
        </w:r>
      </w:ins>
      <w:r w:rsidRPr="00385DB0">
        <w:t xml:space="preserve">. In such cases, TWFE estimates </w:t>
      </w:r>
      <w:del w:id="151" w:author="Sophia Aristizabal Florez" w:date="2026-06-20T18:45:00Z" w16du:dateUtc="2026-06-20T23:45:00Z">
        <w:r w:rsidRPr="00385DB0" w:rsidDel="00A7284F">
          <w:delText>could partly</w:delText>
        </w:r>
      </w:del>
      <w:ins w:id="152" w:author="Sophia Aristizabal Florez" w:date="2026-06-20T18:45:00Z" w16du:dateUtc="2026-06-20T23:45:00Z">
        <w:r w:rsidR="00A7284F">
          <w:t>can only parti</w:t>
        </w:r>
      </w:ins>
      <w:ins w:id="153" w:author="Sophia Aristizabal Florez" w:date="2026-06-20T18:46:00Z" w16du:dateUtc="2026-06-20T23:46:00Z">
        <w:r w:rsidR="00A7284F">
          <w:t>ally</w:t>
        </w:r>
      </w:ins>
      <w:r w:rsidRPr="00385DB0">
        <w:t xml:space="preserve"> capture </w:t>
      </w:r>
      <w:del w:id="154" w:author="Sophia Aristizabal Florez" w:date="2026-06-20T18:41:00Z" w16du:dateUtc="2026-06-20T23:41:00Z">
        <w:r w:rsidRPr="00385DB0" w:rsidDel="00A7284F">
          <w:delText xml:space="preserve">these underlying trends rather than </w:delText>
        </w:r>
      </w:del>
      <w:r w:rsidRPr="00385DB0">
        <w:t xml:space="preserve">the causal effect of OXXO </w:t>
      </w:r>
      <w:ins w:id="155" w:author="Sophia Aristizabal Florez" w:date="2026-06-20T18:44:00Z" w16du:dateUtc="2026-06-20T23:44:00Z">
        <w:r w:rsidR="00A7284F">
          <w:t>on crime</w:t>
        </w:r>
      </w:ins>
      <w:del w:id="156" w:author="Sophia Aristizabal Florez" w:date="2026-06-20T18:44:00Z" w16du:dateUtc="2026-06-20T23:44:00Z">
        <w:r w:rsidRPr="00385DB0" w:rsidDel="00A7284F">
          <w:delText>entry</w:delText>
        </w:r>
      </w:del>
      <w:del w:id="157" w:author="Sophia Aristizabal Florez" w:date="2026-06-20T18:43:00Z" w16du:dateUtc="2026-06-20T23:43:00Z">
        <w:r w:rsidRPr="00385DB0" w:rsidDel="00A7284F">
          <w:delText xml:space="preserve"> alone</w:delText>
        </w:r>
      </w:del>
      <w:r w:rsidRPr="00385DB0">
        <w:t>.</w:t>
      </w:r>
    </w:p>
    <w:p w14:paraId="31316F0F" w14:textId="77777777" w:rsidR="00110BC0" w:rsidRDefault="00110BC0" w:rsidP="00805CD5">
      <w:pPr>
        <w:spacing w:line="360" w:lineRule="auto"/>
        <w:jc w:val="both"/>
      </w:pPr>
    </w:p>
    <w:p w14:paraId="1F5DC778" w14:textId="77777777" w:rsidR="00233DD7" w:rsidRDefault="00233DD7" w:rsidP="00805CD5">
      <w:pPr>
        <w:spacing w:line="360" w:lineRule="auto"/>
        <w:jc w:val="both"/>
      </w:pPr>
    </w:p>
    <w:p w14:paraId="59427022" w14:textId="77777777" w:rsidR="00233DD7" w:rsidRDefault="00233DD7" w:rsidP="00805CD5">
      <w:pPr>
        <w:spacing w:line="360" w:lineRule="auto"/>
        <w:jc w:val="both"/>
      </w:pPr>
    </w:p>
    <w:p w14:paraId="4C08C75A" w14:textId="77777777" w:rsidR="00233DD7" w:rsidRDefault="00233DD7" w:rsidP="00805CD5">
      <w:pPr>
        <w:spacing w:line="360" w:lineRule="auto"/>
        <w:jc w:val="both"/>
      </w:pPr>
    </w:p>
    <w:p w14:paraId="047C487A" w14:textId="77777777" w:rsidR="00233DD7" w:rsidRDefault="00233DD7" w:rsidP="00805CD5">
      <w:pPr>
        <w:spacing w:line="360" w:lineRule="auto"/>
        <w:jc w:val="both"/>
      </w:pPr>
    </w:p>
    <w:p w14:paraId="0FA4412E" w14:textId="77777777" w:rsidR="00233DD7" w:rsidRDefault="00233DD7" w:rsidP="00805CD5">
      <w:pPr>
        <w:spacing w:line="360" w:lineRule="auto"/>
        <w:jc w:val="both"/>
      </w:pPr>
    </w:p>
    <w:p w14:paraId="631856BB" w14:textId="77777777" w:rsidR="00233DD7" w:rsidRDefault="00233DD7" w:rsidP="00805CD5">
      <w:pPr>
        <w:spacing w:line="360" w:lineRule="auto"/>
        <w:jc w:val="both"/>
      </w:pPr>
    </w:p>
    <w:p w14:paraId="7C57A856" w14:textId="77777777" w:rsidR="00233DD7" w:rsidRDefault="00233DD7" w:rsidP="00805CD5">
      <w:pPr>
        <w:spacing w:line="360" w:lineRule="auto"/>
        <w:jc w:val="both"/>
      </w:pPr>
    </w:p>
    <w:p w14:paraId="7A37CFFD" w14:textId="77777777" w:rsidR="00233DD7" w:rsidRDefault="00233DD7" w:rsidP="00805CD5">
      <w:pPr>
        <w:spacing w:line="360" w:lineRule="auto"/>
        <w:jc w:val="both"/>
      </w:pPr>
    </w:p>
    <w:p w14:paraId="221C7F4F" w14:textId="77777777" w:rsidR="00233DD7" w:rsidRDefault="00233DD7" w:rsidP="00805CD5">
      <w:pPr>
        <w:spacing w:line="360" w:lineRule="auto"/>
        <w:jc w:val="both"/>
      </w:pPr>
    </w:p>
    <w:p w14:paraId="2E2BA006" w14:textId="77777777" w:rsidR="00233DD7" w:rsidRDefault="00233DD7" w:rsidP="00805CD5">
      <w:pPr>
        <w:spacing w:line="360" w:lineRule="auto"/>
        <w:jc w:val="both"/>
      </w:pPr>
    </w:p>
    <w:p w14:paraId="306FF069" w14:textId="77777777" w:rsidR="00E96572" w:rsidRPr="00825AAE" w:rsidRDefault="00E96572" w:rsidP="00805CD5">
      <w:pPr>
        <w:spacing w:line="360" w:lineRule="auto"/>
        <w:jc w:val="both"/>
      </w:pPr>
    </w:p>
    <w:p w14:paraId="507E5E47" w14:textId="77777777" w:rsidR="00110BC0" w:rsidRPr="00825AAE" w:rsidRDefault="00110BC0" w:rsidP="000E0570">
      <w:pPr>
        <w:spacing w:line="360" w:lineRule="auto"/>
        <w:jc w:val="both"/>
        <w:rPr>
          <w:b/>
          <w:bCs/>
          <w:lang w:val="en-US"/>
        </w:rPr>
      </w:pPr>
      <w:r w:rsidRPr="00825AAE">
        <w:rPr>
          <w:b/>
          <w:bCs/>
          <w:lang w:val="en-US"/>
        </w:rPr>
        <w:lastRenderedPageBreak/>
        <w:t>2. criminal activity in Bogotá over the years</w:t>
      </w:r>
    </w:p>
    <w:p w14:paraId="691EB232" w14:textId="56DB55D9" w:rsidR="00150115" w:rsidRPr="00140DED" w:rsidRDefault="00403628" w:rsidP="00D17B0E">
      <w:pPr>
        <w:spacing w:line="360" w:lineRule="auto"/>
        <w:ind w:firstLine="720"/>
        <w:jc w:val="both"/>
      </w:pPr>
      <w:r w:rsidRPr="00403628">
        <w:t xml:space="preserve">During the 1980s and 1990s, Bogotá was among the most unsafe cities in </w:t>
      </w:r>
      <w:r w:rsidR="003D0437">
        <w:t>Colombia</w:t>
      </w:r>
      <w:r w:rsidRPr="00403628">
        <w:t>, experiencing a surge in narcoterrorism and the assassination of political leaders</w:t>
      </w:r>
      <w:r w:rsidR="00110BC0" w:rsidRPr="000C01BD">
        <w:rPr>
          <w:lang w:val="en-US"/>
        </w:rPr>
        <w:t xml:space="preserve">; in fact, in 1991, </w:t>
      </w:r>
      <w:r w:rsidRPr="00403628">
        <w:t>it reached a rate of 1,287 crimes per 100,000 inhabitants, exceeding that of Medellín (1,160) and Cali (537) \parencite{rodriguez2017ciudad</w:t>
      </w:r>
      <w:r w:rsidR="00110BC0" w:rsidRPr="00825AAE">
        <w:rPr>
          <w:lang w:val="en-US"/>
        </w:rPr>
        <w:t xml:space="preserve">}. However, at the end of the 90s and beginning of the 2000s, crime started to decrease; for example, </w:t>
      </w:r>
      <w:r w:rsidR="00110BC0" w:rsidRPr="00825AAE">
        <w:t>between 1993 and 2002 Bogotá saw an estimated 65\% decrease in the homicide rate, while robbery fell by about 33\%</w:t>
      </w:r>
      <w:r w:rsidR="00110BC0" w:rsidRPr="00825AAE">
        <w:rPr>
          <w:lang w:val="en-US"/>
        </w:rPr>
        <w:t xml:space="preserve">. This shift was driven by </w:t>
      </w:r>
      <w:r w:rsidR="00110BC0" w:rsidRPr="00825AAE">
        <w:t>citizen culture programs, large-scale urban renewal projects, and institutional reforms imple</w:t>
      </w:r>
      <w:r w:rsidR="00110BC0" w:rsidRPr="00D17B0E">
        <w:t>mented by the majors of this period \</w:t>
      </w:r>
      <w:proofErr w:type="gramStart"/>
      <w:r w:rsidR="00110BC0" w:rsidRPr="00D17B0E">
        <w:t>parencite{</w:t>
      </w:r>
      <w:proofErr w:type="gramEnd"/>
      <w:r w:rsidR="00110BC0" w:rsidRPr="00D17B0E">
        <w:t xml:space="preserve">Sanchez2003, mockus2012building}. </w:t>
      </w:r>
      <w:r w:rsidRPr="00D17B0E">
        <w:t>In recent years, however, urban crime has shown</w:t>
      </w:r>
      <w:r w:rsidR="00D17B0E" w:rsidRPr="00D17B0E">
        <w:t xml:space="preserve"> a fluctuating behavior</w:t>
      </w:r>
      <w:r w:rsidRPr="00D17B0E">
        <w:t>.</w:t>
      </w:r>
      <w:r w:rsidR="00110BC0" w:rsidRPr="00825AAE">
        <w:rPr>
          <w:lang w:val="en-US"/>
        </w:rPr>
        <w:t xml:space="preserve"> </w:t>
      </w:r>
      <w:r>
        <w:rPr>
          <w:lang w:val="en-US"/>
        </w:rPr>
        <w:t>Following</w:t>
      </w:r>
      <w:r w:rsidR="00110BC0" w:rsidRPr="00825AAE">
        <w:rPr>
          <w:lang w:val="en-US"/>
        </w:rPr>
        <w:t xml:space="preserve"> the 2019 covid pandemic</w:t>
      </w:r>
      <w:r w:rsidR="003D0437">
        <w:rPr>
          <w:lang w:val="en-US"/>
        </w:rPr>
        <w:t>,</w:t>
      </w:r>
      <w:r w:rsidR="00110BC0" w:rsidRPr="00825AAE">
        <w:rPr>
          <w:lang w:val="en-US"/>
        </w:rPr>
        <w:t xml:space="preserve"> criminality had </w:t>
      </w:r>
      <w:r w:rsidR="00110BC0" w:rsidRPr="00825AAE">
        <w:t>a rebound, with personal theft surpassing pre-pandemic levels</w:t>
      </w:r>
      <w:r w:rsidR="00AF71D8">
        <w:t xml:space="preserve"> in 202</w:t>
      </w:r>
      <w:r w:rsidR="007919DE">
        <w:t>2</w:t>
      </w:r>
      <w:r w:rsidR="00AF71D8">
        <w:t xml:space="preserve"> and 202</w:t>
      </w:r>
      <w:r w:rsidR="007919DE">
        <w:t>3</w:t>
      </w:r>
      <w:r w:rsidR="00AF71D8">
        <w:t xml:space="preserve"> \parencite{</w:t>
      </w:r>
      <w:r w:rsidR="00AF71D8" w:rsidRPr="00AF71D8">
        <w:t>siedco_portal</w:t>
      </w:r>
      <w:r w:rsidR="00AF71D8">
        <w:t>}</w:t>
      </w:r>
      <w:r w:rsidR="00110BC0" w:rsidRPr="00825AAE">
        <w:t xml:space="preserve">. </w:t>
      </w:r>
      <w:r w:rsidRPr="00AF71D8">
        <w:t>By 202</w:t>
      </w:r>
      <w:r w:rsidR="00D17B0E">
        <w:t>4</w:t>
      </w:r>
      <w:r w:rsidRPr="00AF71D8">
        <w:t>, despite continued institutional efforts</w:t>
      </w:r>
      <w:r w:rsidR="007919DE">
        <w:t xml:space="preserve"> and a decrease in </w:t>
      </w:r>
      <w:r w:rsidRPr="00AF71D8">
        <w:t xml:space="preserve">crime rates in </w:t>
      </w:r>
      <w:r w:rsidR="00D17B0E">
        <w:t>the city \parencite{</w:t>
      </w:r>
      <w:r w:rsidR="00D17B0E" w:rsidRPr="00AF71D8">
        <w:t>siedco_portal</w:t>
      </w:r>
      <w:r w:rsidR="00D17B0E">
        <w:t>}</w:t>
      </w:r>
      <w:r w:rsidR="007919DE">
        <w:t xml:space="preserve">,  </w:t>
      </w:r>
      <w:r w:rsidR="00D17B0E" w:rsidRPr="00D17B0E">
        <w:t>69.3</w:t>
      </w:r>
      <w:r w:rsidR="003D0437">
        <w:t>\</w:t>
      </w:r>
      <w:r w:rsidR="00D17B0E" w:rsidRPr="00D17B0E">
        <w:t xml:space="preserve">% of households believed insecurity had </w:t>
      </w:r>
      <w:r w:rsidR="003D0437" w:rsidRPr="00140DED">
        <w:t>raised</w:t>
      </w:r>
      <w:r w:rsidR="00D17B0E" w:rsidRPr="00140DED">
        <w:t xml:space="preserve"> </w:t>
      </w:r>
      <w:r w:rsidRPr="00140DED">
        <w:t>\</w:t>
      </w:r>
      <w:r w:rsidR="00D17B0E" w:rsidRPr="00140DED">
        <w:t>parencite</w:t>
      </w:r>
      <w:r w:rsidRPr="00140DED">
        <w:t>{</w:t>
      </w:r>
      <w:r w:rsidR="00D17B0E" w:rsidRPr="00140DED">
        <w:t>ccb_security_perception_2025</w:t>
      </w:r>
      <w:r w:rsidRPr="00140DED">
        <w:t>}</w:t>
      </w:r>
      <w:r w:rsidR="00110BC0" w:rsidRPr="00140DED">
        <w:t>.\\</w:t>
      </w:r>
    </w:p>
    <w:p w14:paraId="10F19163" w14:textId="77777777" w:rsidR="00150115" w:rsidRPr="00140DED" w:rsidRDefault="00150115" w:rsidP="000E0570">
      <w:pPr>
        <w:spacing w:line="360" w:lineRule="auto"/>
        <w:ind w:firstLine="720"/>
        <w:jc w:val="both"/>
        <w:rPr>
          <w:i/>
          <w:iCs/>
        </w:rPr>
      </w:pPr>
    </w:p>
    <w:p w14:paraId="0EC94EF1" w14:textId="08D45A25" w:rsidR="00022252" w:rsidRDefault="00022252" w:rsidP="000E0570">
      <w:pPr>
        <w:spacing w:line="360" w:lineRule="auto"/>
        <w:ind w:firstLine="720"/>
        <w:jc w:val="both"/>
      </w:pPr>
      <w:r w:rsidRPr="00140DED">
        <w:t xml:space="preserve">Currently, crime in Bogotá, as in most cities, tends to </w:t>
      </w:r>
      <w:r w:rsidR="00110BC0" w:rsidRPr="00140DED">
        <w:t>cluster in specific zones</w:t>
      </w:r>
      <w:r w:rsidR="00150115" w:rsidRPr="00140DED">
        <w:t xml:space="preserve"> </w:t>
      </w:r>
      <w:r w:rsidR="00150115" w:rsidRPr="00716C4D">
        <w:t>\parencite{Enriquez2014,GimenezSantana2018}</w:t>
      </w:r>
      <w:r w:rsidR="00110BC0" w:rsidRPr="00140DED">
        <w:t>.</w:t>
      </w:r>
      <w:r w:rsidR="00110BC0" w:rsidRPr="00825AAE">
        <w:t xml:space="preserve"> The most insecure Localities (a unit of territorial division that gathers many UPZ) </w:t>
      </w:r>
      <w:r>
        <w:t>a</w:t>
      </w:r>
      <w:r w:rsidRPr="00022252">
        <w:t>re primarily located in the southeastern region of the city, a pattern associated with the presence of criminal organizations, high levels of informality, and deficiencies in human development</w:t>
      </w:r>
      <w:r w:rsidR="00110BC0" w:rsidRPr="00825AAE">
        <w:t xml:space="preserve"> \parencite{probogota2024indice}.</w:t>
      </w:r>
      <w:r w:rsidR="00110BC0" w:rsidRPr="00825AAE">
        <w:rPr>
          <w:color w:val="000000"/>
          <w:sz w:val="27"/>
          <w:szCs w:val="27"/>
        </w:rPr>
        <w:t xml:space="preserve"> </w:t>
      </w:r>
      <w:r w:rsidRPr="00022252">
        <w:t>However, this spatial concentration does not imply that all categories of crime peak in the same areas. While homicide rates generally follow this pattern, personal theft exhibits a distinct geographic distribution, with higher concentrations in the northeastern sector of the city \parencite{probogota2022informe}.</w:t>
      </w:r>
      <w:r w:rsidR="00110BC0" w:rsidRPr="00825AAE">
        <w:t xml:space="preserve">\\ </w:t>
      </w:r>
    </w:p>
    <w:p w14:paraId="7821BFF0" w14:textId="77777777" w:rsidR="00AF71D8" w:rsidRDefault="00AF71D8" w:rsidP="000E0570">
      <w:pPr>
        <w:spacing w:line="360" w:lineRule="auto"/>
        <w:ind w:firstLine="720"/>
        <w:jc w:val="both"/>
      </w:pPr>
    </w:p>
    <w:p w14:paraId="764FA700" w14:textId="4BFDD2AE" w:rsidR="00022252" w:rsidRDefault="00110BC0" w:rsidP="000E0570">
      <w:pPr>
        <w:spacing w:line="360" w:lineRule="auto"/>
        <w:ind w:firstLine="720"/>
        <w:jc w:val="both"/>
      </w:pPr>
      <w:r w:rsidRPr="00825AAE">
        <w:t>Figure~\ref{fig:</w:t>
      </w:r>
      <w:r w:rsidR="00022252" w:rsidRPr="00022252">
        <w:t>fourpanelCrime</w:t>
      </w:r>
      <w:r w:rsidRPr="00825AAE">
        <w:t xml:space="preserve">} </w:t>
      </w:r>
      <w:r w:rsidR="00022252" w:rsidRPr="00022252">
        <w:t xml:space="preserve">illustrates </w:t>
      </w:r>
      <w:r w:rsidRPr="00825AAE">
        <w:t>this behaviour as it displays how personal theft rates distribute throughout Bogotá´s UPZs over the years</w:t>
      </w:r>
      <w:r w:rsidR="00AC33E5">
        <w:t xml:space="preserve"> (Appendix</w:t>
      </w:r>
      <w:r w:rsidR="0058432E" w:rsidRPr="00F00921">
        <w:t>~\ref{sec:</w:t>
      </w:r>
      <w:r w:rsidR="0058432E">
        <w:t>othercrimemaps</w:t>
      </w:r>
      <w:r w:rsidR="0058432E" w:rsidRPr="00F00921">
        <w:t xml:space="preserve">} </w:t>
      </w:r>
      <w:r w:rsidR="00AC33E5">
        <w:t xml:space="preserve"> </w:t>
      </w:r>
      <w:r w:rsidR="0058432E">
        <w:t>shows how other crimes distribute</w:t>
      </w:r>
      <w:r w:rsidR="0058432E">
        <w:rPr>
          <w:lang w:val="en-US"/>
        </w:rPr>
        <w:t>)</w:t>
      </w:r>
      <w:r w:rsidRPr="00825AAE">
        <w:t xml:space="preserve">. These maps also highlight that between 2015 and 2021 (and even later, as it can be noted in ProBogota’s annual security </w:t>
      </w:r>
      <w:r w:rsidR="00D17B0E">
        <w:t>reports</w:t>
      </w:r>
      <w:r w:rsidRPr="00825AAE">
        <w:t>) this tendency has not drastically changed</w:t>
      </w:r>
      <w:r w:rsidR="00022252">
        <w:t>.</w:t>
      </w:r>
      <w:r w:rsidRPr="00825AAE">
        <w:t xml:space="preserve"> </w:t>
      </w:r>
      <w:r w:rsidR="00022252" w:rsidRPr="00022252">
        <w:t xml:space="preserve">This persistence suggests </w:t>
      </w:r>
      <w:r w:rsidRPr="00825AAE">
        <w:t xml:space="preserve">that there are environmental characteristics that keep favoring robberies or attracting offenders. </w:t>
      </w:r>
      <w:r w:rsidR="00022252" w:rsidRPr="00022252">
        <w:t xml:space="preserve">Among these characteristics </w:t>
      </w:r>
      <w:r w:rsidRPr="00825AAE">
        <w:t>are</w:t>
      </w:r>
      <w:r w:rsidRPr="00825AAE">
        <w:rPr>
          <w:rFonts w:eastAsiaTheme="majorEastAsia"/>
        </w:rPr>
        <w:t> </w:t>
      </w:r>
      <w:r w:rsidR="00022252" w:rsidRPr="00022252">
        <w:t xml:space="preserve">high pedestrian </w:t>
      </w:r>
      <w:r w:rsidR="00022252" w:rsidRPr="00022252">
        <w:lastRenderedPageBreak/>
        <w:t>traffic, a dense concentration of commercial land use, and proximity to the city’s main transit corridors</w:t>
      </w:r>
      <w:r w:rsidRPr="00825AAE">
        <w:rPr>
          <w:b/>
          <w:bCs/>
        </w:rPr>
        <w:t>.</w:t>
      </w:r>
      <w:r w:rsidRPr="00825AAE">
        <w:t>\\</w:t>
      </w:r>
    </w:p>
    <w:p w14:paraId="5971D584" w14:textId="77777777" w:rsidR="00233DD7" w:rsidRDefault="00233DD7" w:rsidP="000E0570">
      <w:pPr>
        <w:spacing w:line="360" w:lineRule="auto"/>
        <w:ind w:firstLine="720"/>
        <w:jc w:val="both"/>
      </w:pPr>
    </w:p>
    <w:p w14:paraId="3691181C" w14:textId="35930031" w:rsidR="00110BC0" w:rsidRPr="00905271" w:rsidRDefault="00905271" w:rsidP="000E0570">
      <w:pPr>
        <w:spacing w:line="360" w:lineRule="auto"/>
        <w:ind w:firstLine="720"/>
        <w:jc w:val="both"/>
      </w:pPr>
      <w:r w:rsidRPr="00905271">
        <w:t>It is precisely within these high-activity environments that OXXO has focused its expansion. Consequently, f</w:t>
      </w:r>
      <w:r w:rsidR="00022252" w:rsidRPr="00905271">
        <w:t>or this research, f</w:t>
      </w:r>
      <w:r w:rsidR="00110BC0" w:rsidRPr="00905271">
        <w:t>actors that favor crime clustering must be taken into accoun</w:t>
      </w:r>
      <w:r w:rsidR="00022252" w:rsidRPr="00905271">
        <w:t>t</w:t>
      </w:r>
      <w:r w:rsidR="00110BC0" w:rsidRPr="00905271">
        <w:t xml:space="preserve">. </w:t>
      </w:r>
      <w:r w:rsidR="00022252" w:rsidRPr="00905271">
        <w:t xml:space="preserve">If OXXO stores tend to locate in inherently high-crime areas, it becomes essential to assess whether their presence contributes to an increase in crime or whether both </w:t>
      </w:r>
      <w:r w:rsidRPr="00905271">
        <w:t>the</w:t>
      </w:r>
      <w:r w:rsidR="00022252" w:rsidRPr="00905271">
        <w:t xml:space="preserve"> stores and offenders are </w:t>
      </w:r>
      <w:r w:rsidRPr="00905271">
        <w:t xml:space="preserve">are simply drawn </w:t>
      </w:r>
      <w:r w:rsidR="00022252" w:rsidRPr="00905271">
        <w:t>to the same high-activity ‘nodes.’  In this sense, OXXO locations may function either as crime generators or as crime attractors.</w:t>
      </w:r>
    </w:p>
    <w:p w14:paraId="7756C668" w14:textId="77777777" w:rsidR="00110BC0" w:rsidRDefault="00110BC0" w:rsidP="000E0570">
      <w:pPr>
        <w:spacing w:line="360" w:lineRule="auto"/>
        <w:jc w:val="both"/>
      </w:pPr>
    </w:p>
    <w:p w14:paraId="5706749F" w14:textId="77777777" w:rsidR="00110BC0" w:rsidRDefault="00110BC0" w:rsidP="000E0570">
      <w:pPr>
        <w:spacing w:line="360" w:lineRule="auto"/>
        <w:jc w:val="both"/>
      </w:pPr>
    </w:p>
    <w:p w14:paraId="2DB4E6BB" w14:textId="77777777" w:rsidR="00110BC0" w:rsidRDefault="00110BC0" w:rsidP="000E0570">
      <w:pPr>
        <w:spacing w:line="360" w:lineRule="auto"/>
        <w:jc w:val="both"/>
      </w:pPr>
    </w:p>
    <w:p w14:paraId="10046E27" w14:textId="77777777" w:rsidR="00110BC0" w:rsidRDefault="00110BC0" w:rsidP="000E0570">
      <w:pPr>
        <w:spacing w:line="360" w:lineRule="auto"/>
        <w:jc w:val="both"/>
      </w:pPr>
    </w:p>
    <w:p w14:paraId="4F94A64F" w14:textId="77777777" w:rsidR="00905271" w:rsidRDefault="00905271" w:rsidP="000E0570">
      <w:pPr>
        <w:spacing w:line="360" w:lineRule="auto"/>
        <w:jc w:val="both"/>
      </w:pPr>
    </w:p>
    <w:p w14:paraId="308C50AB" w14:textId="77777777" w:rsidR="00905271" w:rsidRDefault="00905271" w:rsidP="000E0570">
      <w:pPr>
        <w:spacing w:line="360" w:lineRule="auto"/>
        <w:jc w:val="both"/>
      </w:pPr>
    </w:p>
    <w:p w14:paraId="136DB344" w14:textId="77777777" w:rsidR="00905271" w:rsidRDefault="00905271" w:rsidP="000E0570">
      <w:pPr>
        <w:spacing w:line="360" w:lineRule="auto"/>
        <w:jc w:val="both"/>
      </w:pPr>
    </w:p>
    <w:p w14:paraId="7A3BACFF" w14:textId="77777777" w:rsidR="00022252" w:rsidRDefault="00022252" w:rsidP="000E0570">
      <w:pPr>
        <w:spacing w:line="360" w:lineRule="auto"/>
        <w:jc w:val="both"/>
      </w:pPr>
    </w:p>
    <w:p w14:paraId="6EB65579" w14:textId="1D388580" w:rsidR="00022252" w:rsidRDefault="00022252" w:rsidP="000E0570">
      <w:pPr>
        <w:spacing w:line="360" w:lineRule="auto"/>
        <w:jc w:val="both"/>
      </w:pPr>
    </w:p>
    <w:p w14:paraId="18C9C678" w14:textId="77777777" w:rsidR="00A275A7" w:rsidRDefault="00A275A7" w:rsidP="000E0570">
      <w:pPr>
        <w:spacing w:line="360" w:lineRule="auto"/>
        <w:jc w:val="both"/>
      </w:pPr>
    </w:p>
    <w:p w14:paraId="2AC6AD58" w14:textId="77777777" w:rsidR="00A275A7" w:rsidRDefault="00A275A7" w:rsidP="000E0570">
      <w:pPr>
        <w:spacing w:line="360" w:lineRule="auto"/>
        <w:jc w:val="both"/>
      </w:pPr>
    </w:p>
    <w:p w14:paraId="227B0CC0" w14:textId="77777777" w:rsidR="00A275A7" w:rsidRDefault="00A275A7" w:rsidP="000E0570">
      <w:pPr>
        <w:spacing w:line="360" w:lineRule="auto"/>
        <w:jc w:val="both"/>
      </w:pPr>
    </w:p>
    <w:p w14:paraId="03BF53C4" w14:textId="77777777" w:rsidR="00A275A7" w:rsidRDefault="00A275A7" w:rsidP="000E0570">
      <w:pPr>
        <w:spacing w:line="360" w:lineRule="auto"/>
        <w:jc w:val="both"/>
      </w:pPr>
    </w:p>
    <w:p w14:paraId="5760F0F5" w14:textId="77777777" w:rsidR="00A275A7" w:rsidRDefault="00A275A7" w:rsidP="000E0570">
      <w:pPr>
        <w:spacing w:line="360" w:lineRule="auto"/>
        <w:jc w:val="both"/>
      </w:pPr>
    </w:p>
    <w:p w14:paraId="172AE9FE" w14:textId="77777777" w:rsidR="00A275A7" w:rsidRDefault="00A275A7" w:rsidP="000E0570">
      <w:pPr>
        <w:spacing w:line="360" w:lineRule="auto"/>
        <w:jc w:val="both"/>
      </w:pPr>
    </w:p>
    <w:p w14:paraId="4E8E15C1" w14:textId="77777777" w:rsidR="00233DD7" w:rsidRDefault="00233DD7" w:rsidP="000E0570">
      <w:pPr>
        <w:spacing w:line="360" w:lineRule="auto"/>
        <w:jc w:val="both"/>
      </w:pPr>
    </w:p>
    <w:p w14:paraId="6DBC2D01" w14:textId="77777777" w:rsidR="00233DD7" w:rsidRDefault="00233DD7" w:rsidP="000E0570">
      <w:pPr>
        <w:spacing w:line="360" w:lineRule="auto"/>
        <w:jc w:val="both"/>
      </w:pPr>
    </w:p>
    <w:p w14:paraId="099465BA" w14:textId="77777777" w:rsidR="00233DD7" w:rsidRDefault="00233DD7" w:rsidP="000E0570">
      <w:pPr>
        <w:spacing w:line="360" w:lineRule="auto"/>
        <w:jc w:val="both"/>
      </w:pPr>
    </w:p>
    <w:p w14:paraId="6B3CCE5A" w14:textId="77777777" w:rsidR="00233DD7" w:rsidRDefault="00233DD7" w:rsidP="000E0570">
      <w:pPr>
        <w:spacing w:line="360" w:lineRule="auto"/>
        <w:jc w:val="both"/>
      </w:pPr>
    </w:p>
    <w:p w14:paraId="283E536E" w14:textId="77777777" w:rsidR="00233DD7" w:rsidRDefault="00233DD7" w:rsidP="000E0570">
      <w:pPr>
        <w:spacing w:line="360" w:lineRule="auto"/>
        <w:jc w:val="both"/>
      </w:pPr>
    </w:p>
    <w:p w14:paraId="5723879A" w14:textId="77777777" w:rsidR="00233DD7" w:rsidRDefault="00233DD7" w:rsidP="000E0570">
      <w:pPr>
        <w:spacing w:line="360" w:lineRule="auto"/>
        <w:jc w:val="both"/>
      </w:pPr>
    </w:p>
    <w:p w14:paraId="71133F32" w14:textId="77777777" w:rsidR="00F7487D" w:rsidRPr="00825AAE" w:rsidRDefault="00F7487D" w:rsidP="000E0570">
      <w:pPr>
        <w:spacing w:line="360" w:lineRule="auto"/>
        <w:jc w:val="both"/>
      </w:pPr>
    </w:p>
    <w:p w14:paraId="150275F5" w14:textId="77777777" w:rsidR="00110BC0" w:rsidRPr="00825AAE" w:rsidRDefault="00110BC0" w:rsidP="000E0570">
      <w:pPr>
        <w:spacing w:line="360" w:lineRule="auto"/>
        <w:jc w:val="both"/>
        <w:rPr>
          <w:b/>
          <w:bCs/>
          <w:lang w:val="en-US"/>
        </w:rPr>
      </w:pPr>
      <w:r w:rsidRPr="00825AAE">
        <w:rPr>
          <w:b/>
          <w:bCs/>
          <w:lang w:val="en-US"/>
        </w:rPr>
        <w:lastRenderedPageBreak/>
        <w:t xml:space="preserve">LITERATURE REVIEW: </w:t>
      </w:r>
    </w:p>
    <w:p w14:paraId="1A73FCCA" w14:textId="63C9FFB1" w:rsidR="00110BC0" w:rsidRPr="00D63E77" w:rsidRDefault="00110BC0" w:rsidP="000E0570">
      <w:pPr>
        <w:spacing w:line="360" w:lineRule="auto"/>
        <w:ind w:firstLine="720"/>
        <w:jc w:val="both"/>
        <w:rPr>
          <w:lang w:val="en-US"/>
        </w:rPr>
      </w:pPr>
      <w:r w:rsidRPr="00825AAE">
        <w:rPr>
          <w:lang w:val="en-US"/>
        </w:rPr>
        <w:t xml:space="preserve">In the context of urban economics, spatial econometrics and crime literature, various studies have explored how </w:t>
      </w:r>
      <w:r w:rsidRPr="00825AAE">
        <w:t>built environment features</w:t>
      </w:r>
      <w:r w:rsidRPr="00825AAE">
        <w:rPr>
          <w:rFonts w:eastAsiaTheme="majorEastAsia"/>
        </w:rPr>
        <w:t> </w:t>
      </w:r>
      <w:r w:rsidRPr="00825AAE">
        <w:t>and infrastructure shape</w:t>
      </w:r>
      <w:r w:rsidRPr="00825AAE">
        <w:rPr>
          <w:rFonts w:eastAsiaTheme="majorEastAsia"/>
        </w:rPr>
        <w:t> </w:t>
      </w:r>
      <w:r w:rsidRPr="00825AAE">
        <w:rPr>
          <w:lang w:val="en-US"/>
        </w:rPr>
        <w:t xml:space="preserve">crime activity in cities. </w:t>
      </w:r>
      <w:proofErr w:type="gramStart"/>
      <w:r w:rsidRPr="00825AAE">
        <w:rPr>
          <w:lang w:val="en-US"/>
        </w:rPr>
        <w:t>A number of</w:t>
      </w:r>
      <w:proofErr w:type="gramEnd"/>
      <w:r w:rsidRPr="00825AAE">
        <w:rPr>
          <w:lang w:val="en-US"/>
        </w:rPr>
        <w:t xml:space="preserve"> empirical analyses </w:t>
      </w:r>
      <w:r w:rsidRPr="00825AAE">
        <w:t xml:space="preserve">have investigated this by exploring the causal impact of urban public transit on crime. </w:t>
      </w:r>
      <w:r w:rsidRPr="00825AAE">
        <w:rPr>
          <w:lang w:val="en-US"/>
        </w:rPr>
        <w:t xml:space="preserve"> \</w:t>
      </w:r>
      <w:proofErr w:type="gramStart"/>
      <w:r w:rsidRPr="00825AAE">
        <w:rPr>
          <w:lang w:val="en-US"/>
        </w:rPr>
        <w:t>cite</w:t>
      </w:r>
      <w:proofErr w:type="gramEnd"/>
      <w:r w:rsidRPr="00825AAE">
        <w:rPr>
          <w:lang w:val="en-US"/>
        </w:rPr>
        <w:t>{</w:t>
      </w:r>
      <w:r w:rsidRPr="00825AAE">
        <w:t>ijgi10100632}</w:t>
      </w:r>
      <w:r w:rsidRPr="00825AAE">
        <w:rPr>
          <w:lang w:val="en-US"/>
        </w:rPr>
        <w:t xml:space="preserve">, for example, </w:t>
      </w:r>
      <w:r w:rsidRPr="00825AAE">
        <w:t>assessed the impact of two new subway lines implemented in 2017 in ZG city, China, on thefts in the surrounding areas. By employing a</w:t>
      </w:r>
      <w:r w:rsidRPr="00825AAE">
        <w:rPr>
          <w:rFonts w:eastAsiaTheme="majorEastAsia"/>
        </w:rPr>
        <w:t> </w:t>
      </w:r>
      <w:r w:rsidRPr="00825AAE">
        <w:t>Difference-in-Differences (DiD)</w:t>
      </w:r>
      <w:r w:rsidRPr="00825AAE">
        <w:rPr>
          <w:rFonts w:eastAsiaTheme="majorEastAsia"/>
        </w:rPr>
        <w:t> </w:t>
      </w:r>
      <w:r w:rsidRPr="00825AAE">
        <w:t xml:space="preserve">framework, they found that in the short run, theft increased by 15\%. </w:t>
      </w:r>
      <w:r w:rsidRPr="00825AAE">
        <w:rPr>
          <w:lang w:val="en-US"/>
        </w:rPr>
        <w:t xml:space="preserve">Others, on the other hand, have ventured to explore the paper of new urban policies and </w:t>
      </w:r>
      <w:r w:rsidRPr="00825AAE">
        <w:t xml:space="preserve">infrastructure interventions </w:t>
      </w:r>
      <w:r w:rsidRPr="00825AAE">
        <w:rPr>
          <w:lang w:val="en-US"/>
        </w:rPr>
        <w:t>on this topic. \</w:t>
      </w:r>
      <w:proofErr w:type="gramStart"/>
      <w:r w:rsidRPr="00825AAE">
        <w:rPr>
          <w:lang w:val="en-US"/>
        </w:rPr>
        <w:t>cite</w:t>
      </w:r>
      <w:proofErr w:type="gramEnd"/>
      <w:r w:rsidRPr="00825AAE">
        <w:rPr>
          <w:lang w:val="en-US"/>
        </w:rPr>
        <w:t>{</w:t>
      </w:r>
      <w:r w:rsidRPr="00825AAE">
        <w:t>dominguez2022crimetime</w:t>
      </w:r>
      <w:r w:rsidRPr="00825AAE">
        <w:rPr>
          <w:lang w:val="en-US"/>
        </w:rPr>
        <w:t xml:space="preserve">} paper is one case, as they study </w:t>
      </w:r>
      <w:r w:rsidRPr="00825AAE">
        <w:t>the causal effect of ambient light on crime in Santiago, Chile, by using the "Daylight Saving Time" policy as a natural experiment. Due to this policy, they could find that an increase of one hour of</w:t>
      </w:r>
      <w:r w:rsidRPr="00825AAE">
        <w:rPr>
          <w:rFonts w:eastAsiaTheme="majorEastAsia"/>
        </w:rPr>
        <w:t> </w:t>
      </w:r>
      <w:r w:rsidRPr="00825AAE">
        <w:t xml:space="preserve">ambient light exposure between 7 and 9 reduced thefts by 30\%. </w:t>
      </w:r>
      <w:r w:rsidR="00377ACC" w:rsidRPr="00377ACC">
        <w:t>These studies emphasize that urban interventions do not just shift crime spatially, but actively reshape the rational choice of offenders by creating or eliminating environmental opportunities for illicit activity.</w:t>
      </w:r>
      <w:r w:rsidRPr="00825AAE">
        <w:t>\\</w:t>
      </w:r>
    </w:p>
    <w:p w14:paraId="6EB5A17B" w14:textId="77777777" w:rsidR="00110BC0" w:rsidRPr="00825AAE" w:rsidRDefault="00110BC0" w:rsidP="000E0570">
      <w:pPr>
        <w:spacing w:line="360" w:lineRule="auto"/>
        <w:ind w:firstLine="720"/>
        <w:jc w:val="both"/>
      </w:pPr>
      <w:r w:rsidRPr="00825AAE">
        <w:rPr>
          <w:lang w:val="en-US"/>
        </w:rPr>
        <w:t>Retail chains can be considered as built</w:t>
      </w:r>
      <w:r w:rsidRPr="00825AAE">
        <w:t xml:space="preserve"> environment features</w:t>
      </w:r>
      <w:r w:rsidRPr="00825AAE">
        <w:rPr>
          <w:rFonts w:eastAsiaTheme="majorEastAsia"/>
        </w:rPr>
        <w:t> </w:t>
      </w:r>
      <w:r w:rsidRPr="00825AAE">
        <w:rPr>
          <w:lang w:val="en-US"/>
        </w:rPr>
        <w:t xml:space="preserve">that may influence urban crime activity. While different studies have </w:t>
      </w:r>
      <w:r w:rsidRPr="00825AAE">
        <w:t xml:space="preserve">extensively explored their role, these previous inquiries </w:t>
      </w:r>
      <w:r w:rsidRPr="00825AAE">
        <w:rPr>
          <w:lang w:val="en-US"/>
        </w:rPr>
        <w:t>have their own limitations</w:t>
      </w:r>
      <w:r w:rsidRPr="00825AAE">
        <w:t>. A substantial body of research dates back to the pre-2000s era,</w:t>
      </w:r>
      <w:r w:rsidRPr="00825AAE">
        <w:rPr>
          <w:lang w:val="en-US"/>
        </w:rPr>
        <w:t xml:space="preserve"> meaning that their findings do not contemplate the current urban dynamics of modern cities. Nonetheless</w:t>
      </w:r>
      <w:r w:rsidRPr="00825AAE">
        <w:t>, these foundational studies provide a critical perspective on the underlying mechanics of crime</w:t>
      </w:r>
      <w:r w:rsidRPr="00825AAE">
        <w:rPr>
          <w:lang w:val="en-US"/>
        </w:rPr>
        <w:t xml:space="preserve">. For instance, early </w:t>
      </w:r>
      <w:r w:rsidRPr="00825AAE">
        <w:t xml:space="preserve">investigations focused on identifying the </w:t>
      </w:r>
      <w:r w:rsidRPr="00825AAE">
        <w:rPr>
          <w:lang w:val="en-US"/>
        </w:rPr>
        <w:t xml:space="preserve">characteristics that influenced the propensity of convenience stores to be </w:t>
      </w:r>
      <w:r w:rsidRPr="00825AAE">
        <w:t>targeted for robbery</w:t>
      </w:r>
      <w:r w:rsidRPr="00825AAE">
        <w:rPr>
          <w:lang w:val="en-US"/>
        </w:rPr>
        <w:t>. They identified that stores that operated for longer hours at night were more likely to be robbed, as there are fewer people around \</w:t>
      </w:r>
      <w:proofErr w:type="spellStart"/>
      <w:r w:rsidRPr="00825AAE">
        <w:rPr>
          <w:lang w:val="en-US"/>
        </w:rPr>
        <w:t>parencitecite</w:t>
      </w:r>
      <w:proofErr w:type="spellEnd"/>
      <w:r w:rsidRPr="00825AAE">
        <w:rPr>
          <w:lang w:val="en-US"/>
        </w:rPr>
        <w:t>{</w:t>
      </w:r>
      <w:r w:rsidRPr="00825AAE">
        <w:t>dalessio1990crime</w:t>
      </w:r>
      <w:r w:rsidRPr="00825AAE">
        <w:rPr>
          <w:lang w:val="en-US"/>
        </w:rPr>
        <w:t xml:space="preserve">}. Others found that these types of stores were more prone to be robbed due to the lack of </w:t>
      </w:r>
      <w:r w:rsidRPr="00825AAE">
        <w:t>visible security such as police presence, security guards, or effective alarm systems \</w:t>
      </w:r>
      <w:proofErr w:type="gramStart"/>
      <w:r w:rsidRPr="00825AAE">
        <w:t>parencitecite{</w:t>
      </w:r>
      <w:proofErr w:type="gramEnd"/>
      <w:r w:rsidRPr="00825AAE">
        <w:t xml:space="preserve">Wellford1997, </w:t>
      </w:r>
      <w:r w:rsidRPr="00D54378">
        <w:t>Dugato2026</w:t>
      </w:r>
      <w:r w:rsidRPr="00825AAE">
        <w:t>}</w:t>
      </w:r>
      <w:r w:rsidRPr="00825AAE">
        <w:rPr>
          <w:lang w:val="en-US"/>
        </w:rPr>
        <w:t xml:space="preserve">. Although useful, they fail to account for convenience stores’ role on crime of their </w:t>
      </w:r>
      <w:proofErr w:type="spellStart"/>
      <w:r w:rsidRPr="00825AAE">
        <w:rPr>
          <w:lang w:val="en-US"/>
        </w:rPr>
        <w:t>i</w:t>
      </w:r>
      <w:proofErr w:type="spellEnd"/>
      <w:r w:rsidRPr="00825AAE">
        <w:t>mmediate surroundings</w:t>
      </w:r>
      <w:r w:rsidRPr="00825AAE">
        <w:rPr>
          <w:lang w:val="en-US"/>
        </w:rPr>
        <w:t>.\\</w:t>
      </w:r>
    </w:p>
    <w:p w14:paraId="4900CC31" w14:textId="77777777" w:rsidR="00110BC0" w:rsidRPr="00825AAE" w:rsidRDefault="00110BC0" w:rsidP="000E0570">
      <w:pPr>
        <w:spacing w:line="360" w:lineRule="auto"/>
        <w:ind w:firstLine="720"/>
        <w:jc w:val="both"/>
      </w:pPr>
      <w:r w:rsidRPr="00825AAE">
        <w:rPr>
          <w:lang w:val="en-US"/>
        </w:rPr>
        <w:t xml:space="preserve">On the other hand, other recent publications </w:t>
      </w:r>
      <w:r w:rsidRPr="00825AAE">
        <w:t>have examined the influence of</w:t>
      </w:r>
      <w:r w:rsidRPr="00825AAE">
        <w:rPr>
          <w:rFonts w:eastAsiaTheme="majorEastAsia"/>
        </w:rPr>
        <w:t> </w:t>
      </w:r>
      <w:r w:rsidRPr="00825AAE">
        <w:t>analogous commercial establishments</w:t>
      </w:r>
      <w:r w:rsidRPr="00825AAE">
        <w:rPr>
          <w:rFonts w:eastAsiaTheme="majorEastAsia"/>
        </w:rPr>
        <w:t> </w:t>
      </w:r>
      <w:r w:rsidRPr="00825AAE">
        <w:t>on urban crime</w:t>
      </w:r>
      <w:r w:rsidRPr="00825AAE">
        <w:rPr>
          <w:lang w:val="en-US"/>
        </w:rPr>
        <w:t xml:space="preserve">. </w:t>
      </w:r>
      <w:r w:rsidRPr="00825AAE">
        <w:t>While some of these studies do not focus exclusively on convenience stores, they utilize other retail outlets with similar operational profiles which can serve as proxies for what this thesis aims to investigate.</w:t>
      </w:r>
      <w:r w:rsidRPr="00825AAE">
        <w:rPr>
          <w:rFonts w:eastAsiaTheme="majorEastAsia"/>
        </w:rPr>
        <w:t> </w:t>
      </w:r>
      <w:r w:rsidRPr="00825AAE">
        <w:t xml:space="preserve">\textcite{askey2018fast} is and example </w:t>
      </w:r>
      <w:r w:rsidRPr="00825AAE">
        <w:lastRenderedPageBreak/>
        <w:t>as the authors</w:t>
      </w:r>
      <w:r w:rsidRPr="00825AAE">
        <w:rPr>
          <w:rFonts w:eastAsiaTheme="majorEastAsia"/>
        </w:rPr>
        <w:t> </w:t>
      </w:r>
      <w:r w:rsidRPr="00825AAE">
        <w:t>pooled data</w:t>
      </w:r>
      <w:r w:rsidRPr="00825AAE">
        <w:rPr>
          <w:rFonts w:eastAsiaTheme="majorEastAsia"/>
        </w:rPr>
        <w:t> </w:t>
      </w:r>
      <w:r w:rsidRPr="00825AAE">
        <w:t>from fast-food restaurants and convenience stores in Seattle. They used sales revenue as a proxy</w:t>
      </w:r>
      <w:r w:rsidRPr="00825AAE">
        <w:rPr>
          <w:rFonts w:eastAsiaTheme="majorEastAsia"/>
        </w:rPr>
        <w:t> </w:t>
      </w:r>
      <w:r w:rsidRPr="00825AAE">
        <w:t>for human activity to count the different levels of operational intensity</w:t>
      </w:r>
      <w:r w:rsidRPr="00825AAE">
        <w:rPr>
          <w:rFonts w:eastAsiaTheme="majorEastAsia"/>
        </w:rPr>
        <w:t> </w:t>
      </w:r>
      <w:r w:rsidRPr="00825AAE">
        <w:t>across locations, and aimed to explain crime patterns in the immediate surroundings of these establishments. Their results indicate that stores with higher average sales were associated with with a</w:t>
      </w:r>
      <w:r w:rsidRPr="00825AAE">
        <w:rPr>
          <w:rFonts w:eastAsiaTheme="majorEastAsia"/>
        </w:rPr>
        <w:t> </w:t>
      </w:r>
      <w:r w:rsidRPr="00825AAE">
        <w:t>7.4\% increase</w:t>
      </w:r>
      <w:r w:rsidRPr="00825AAE">
        <w:rPr>
          <w:rFonts w:eastAsiaTheme="majorEastAsia"/>
        </w:rPr>
        <w:t> </w:t>
      </w:r>
      <w:r w:rsidRPr="00825AAE">
        <w:t xml:space="preserve">in expected crime counts. Conversely, \cite{feng2019aggravating} contribute to this discussion by finding that </w:t>
      </w:r>
      <w:r w:rsidRPr="00825AAE">
        <w:rPr>
          <w:lang w:val="en-US"/>
        </w:rPr>
        <w:t xml:space="preserve">alcohol outlets influenced the likelihood of aggravated assault and street robbery in New York City. </w:t>
      </w:r>
      <w:r w:rsidRPr="00825AAE">
        <w:t xml:space="preserve">Their findings reveal </w:t>
      </w:r>
      <w:r w:rsidRPr="00825AAE">
        <w:rPr>
          <w:lang w:val="en-US"/>
        </w:rPr>
        <w:t>differential impacts depending on the type of outlet (if it is a bar, a grocery store, or other similar establishment); for instance, the authors highlighted that in</w:t>
      </w:r>
      <w:r w:rsidRPr="00825AAE">
        <w:t xml:space="preserve"> Manhattan and the Bronx, proximity within two blocks of a grocery store increased the</w:t>
      </w:r>
      <w:r w:rsidRPr="00825AAE">
        <w:rPr>
          <w:rFonts w:eastAsiaTheme="majorEastAsia"/>
        </w:rPr>
        <w:t> </w:t>
      </w:r>
      <w:r w:rsidRPr="00825AAE">
        <w:t xml:space="preserve">relative risk of street robbery by more than sixfold.\\ </w:t>
      </w:r>
    </w:p>
    <w:p w14:paraId="3EA64BD8" w14:textId="55B68ED2" w:rsidR="00110BC0" w:rsidRPr="00825AAE" w:rsidRDefault="00110BC0" w:rsidP="000E0570">
      <w:pPr>
        <w:spacing w:line="360" w:lineRule="auto"/>
        <w:ind w:firstLine="720"/>
        <w:jc w:val="both"/>
        <w:rPr>
          <w:lang w:val="en-US"/>
        </w:rPr>
      </w:pPr>
      <w:r w:rsidRPr="00825AAE">
        <w:t xml:space="preserve">Another investigation is the one of </w:t>
      </w:r>
      <w:r w:rsidRPr="00825AAE">
        <w:rPr>
          <w:lang w:val="en-US"/>
        </w:rPr>
        <w:t>\</w:t>
      </w:r>
      <w:proofErr w:type="spellStart"/>
      <w:r w:rsidRPr="00825AAE">
        <w:rPr>
          <w:lang w:val="en-US"/>
        </w:rPr>
        <w:t>parencite</w:t>
      </w:r>
      <w:proofErr w:type="spellEnd"/>
      <w:r w:rsidRPr="00825AAE">
        <w:rPr>
          <w:lang w:val="en-US"/>
        </w:rPr>
        <w:t>{</w:t>
      </w:r>
      <w:r w:rsidRPr="00166EEA">
        <w:t>shin2024dollar</w:t>
      </w:r>
      <w:r w:rsidRPr="00825AAE">
        <w:t xml:space="preserve">}. Shin used a DiD approach to invetigate the impact of dollar stores on </w:t>
      </w:r>
      <w:r w:rsidRPr="00034B71">
        <w:rPr>
          <w:lang w:val="en-US"/>
        </w:rPr>
        <w:t>localized violent crime patterns in Chicago</w:t>
      </w:r>
      <w:r w:rsidRPr="00825AAE">
        <w:rPr>
          <w:lang w:val="en-US"/>
        </w:rPr>
        <w:t xml:space="preserve">. </w:t>
      </w:r>
      <w:r w:rsidRPr="00825AAE">
        <w:t xml:space="preserve">To ensure the treatment and control groups were as homogeneous as possible, the author created localized areas using a 250-feet buffer for the treatment group and a 250-to-354-feet outer ring as the control. </w:t>
      </w:r>
      <w:r w:rsidRPr="00825AAE">
        <w:rPr>
          <w:lang w:val="en-US"/>
        </w:rPr>
        <w:t xml:space="preserve">At the end, this research found that </w:t>
      </w:r>
      <w:r w:rsidRPr="00825AAE">
        <w:t>store openings lead to a 21.5</w:t>
      </w:r>
      <w:r w:rsidR="00377ACC">
        <w:t>\</w:t>
      </w:r>
      <w:r w:rsidRPr="00825AAE">
        <w:t>% increase in violent crime (0.17 incidents per quarter), a result primarily driven by a 38</w:t>
      </w:r>
      <w:r w:rsidR="00377ACC">
        <w:t>\</w:t>
      </w:r>
      <w:r w:rsidRPr="00825AAE">
        <w:t>% surge in robberies.</w:t>
      </w:r>
      <w:r w:rsidRPr="00825AAE">
        <w:rPr>
          <w:lang w:val="en-US"/>
        </w:rPr>
        <w:t>\\</w:t>
      </w:r>
    </w:p>
    <w:p w14:paraId="0CB8615B" w14:textId="77777777" w:rsidR="00110BC0" w:rsidRPr="00825AAE" w:rsidRDefault="00110BC0" w:rsidP="000E0570">
      <w:pPr>
        <w:spacing w:line="360" w:lineRule="auto"/>
        <w:ind w:firstLine="720"/>
        <w:jc w:val="both"/>
      </w:pPr>
      <w:r w:rsidRPr="00825AAE">
        <w:t>Although these studies offer a useful baseline</w:t>
      </w:r>
      <w:r w:rsidRPr="00825AAE">
        <w:rPr>
          <w:lang w:val="en-US"/>
        </w:rPr>
        <w:t xml:space="preserve"> of how convenience stores, and specifically OXXO, impact nearby crime, </w:t>
      </w:r>
      <w:r w:rsidRPr="00825AAE">
        <w:t>they present an incomplete perspective as</w:t>
      </w:r>
      <w:r w:rsidRPr="00825AAE">
        <w:rPr>
          <w:lang w:val="en-US"/>
        </w:rPr>
        <w:t xml:space="preserve"> they exclusively explored this nexus in cities of high-income nations. To build a more robust theory, these hypotheses must be tested </w:t>
      </w:r>
      <w:r w:rsidRPr="00825AAE">
        <w:t>within</w:t>
      </w:r>
      <w:r w:rsidRPr="00825AAE">
        <w:rPr>
          <w:rFonts w:eastAsiaTheme="majorEastAsia"/>
        </w:rPr>
        <w:t> </w:t>
      </w:r>
      <w:r w:rsidRPr="00825AAE">
        <w:t xml:space="preserve">Latin American cities </w:t>
      </w:r>
      <w:r w:rsidRPr="00825AAE">
        <w:rPr>
          <w:lang w:val="en-US"/>
        </w:rPr>
        <w:t xml:space="preserve">which have </w:t>
      </w:r>
      <w:proofErr w:type="gramStart"/>
      <w:r w:rsidRPr="00825AAE">
        <w:rPr>
          <w:lang w:val="en-US"/>
        </w:rPr>
        <w:t>particular urban</w:t>
      </w:r>
      <w:proofErr w:type="gramEnd"/>
      <w:r w:rsidRPr="00825AAE">
        <w:rPr>
          <w:lang w:val="en-US"/>
        </w:rPr>
        <w:t xml:space="preserve"> dynamics. Many papers argue that convenience stores are normally located in </w:t>
      </w:r>
      <w:r w:rsidRPr="00825AAE">
        <w:t>socio-economically disadvantaged areas</w:t>
      </w:r>
      <w:r w:rsidRPr="00825AAE">
        <w:rPr>
          <w:lang w:val="en-US"/>
        </w:rPr>
        <w:t xml:space="preserve"> </w:t>
      </w:r>
      <w:r w:rsidRPr="00825AAE">
        <w:t>where poverty, social disorganization, and lack of community resources exacerbate crime risks</w:t>
      </w:r>
      <w:r w:rsidRPr="00825AAE">
        <w:rPr>
          <w:lang w:val="en-US"/>
        </w:rPr>
        <w:t xml:space="preserve"> \</w:t>
      </w:r>
      <w:proofErr w:type="spellStart"/>
      <w:proofErr w:type="gramStart"/>
      <w:r w:rsidRPr="00825AAE">
        <w:rPr>
          <w:lang w:val="en-US"/>
        </w:rPr>
        <w:t>parencite</w:t>
      </w:r>
      <w:proofErr w:type="spellEnd"/>
      <w:r w:rsidRPr="00825AAE">
        <w:rPr>
          <w:lang w:val="en-US"/>
        </w:rPr>
        <w:t>{</w:t>
      </w:r>
      <w:proofErr w:type="gramEnd"/>
      <w:r w:rsidRPr="00166EEA">
        <w:t>shin2024dollar</w:t>
      </w:r>
      <w:r w:rsidRPr="00825AAE">
        <w:t xml:space="preserve">, </w:t>
      </w:r>
      <w:r w:rsidRPr="00D54378">
        <w:t>Dugato2026</w:t>
      </w:r>
      <w:r w:rsidRPr="00825AAE">
        <w:rPr>
          <w:lang w:val="en-US"/>
        </w:rPr>
        <w:t xml:space="preserve">}, but in cities like Bogotá the situation is not analogous. OXXO in Bogotá, for instance, does not follow this rule as it instead prioritizes to open locations in middle to high income neighborhoods, and places with high commercial activity and influx of people.\\ </w:t>
      </w:r>
    </w:p>
    <w:p w14:paraId="187BA944" w14:textId="77777777" w:rsidR="00110BC0" w:rsidRPr="00825AAE" w:rsidRDefault="00110BC0" w:rsidP="000E0570">
      <w:pPr>
        <w:spacing w:line="360" w:lineRule="auto"/>
        <w:ind w:firstLine="720"/>
        <w:jc w:val="both"/>
      </w:pPr>
      <w:r w:rsidRPr="00825AAE">
        <w:t>In</w:t>
      </w:r>
      <w:r w:rsidRPr="00825AAE">
        <w:rPr>
          <w:rFonts w:eastAsiaTheme="majorEastAsia"/>
        </w:rPr>
        <w:t> </w:t>
      </w:r>
      <w:r w:rsidRPr="00825AAE">
        <w:t>Latin America, the economic literature regarding convenience stores remains</w:t>
      </w:r>
      <w:r w:rsidRPr="00825AAE">
        <w:rPr>
          <w:rFonts w:eastAsiaTheme="majorEastAsia"/>
        </w:rPr>
        <w:t> </w:t>
      </w:r>
      <w:r w:rsidRPr="00825AAE">
        <w:t>limited. Recent investigations have explored their causal role on various</w:t>
      </w:r>
      <w:r w:rsidRPr="00825AAE">
        <w:rPr>
          <w:rFonts w:eastAsiaTheme="majorEastAsia"/>
        </w:rPr>
        <w:t> </w:t>
      </w:r>
      <w:r w:rsidRPr="00825AAE">
        <w:t>labor market indicators \parencite{delgado2024, marcos2022}. However, despite this growing interest in labor dynamics, the</w:t>
      </w:r>
      <w:r w:rsidRPr="00825AAE">
        <w:rPr>
          <w:rFonts w:eastAsiaTheme="majorEastAsia"/>
        </w:rPr>
        <w:t> </w:t>
      </w:r>
      <w:r w:rsidRPr="00825AAE">
        <w:t>spatial relationship</w:t>
      </w:r>
      <w:r w:rsidRPr="00825AAE">
        <w:rPr>
          <w:rFonts w:eastAsiaTheme="majorEastAsia"/>
        </w:rPr>
        <w:t> </w:t>
      </w:r>
      <w:r w:rsidRPr="00825AAE">
        <w:t xml:space="preserve">between these establishments and urban security in the region has been largely overlooked. Specifically in </w:t>
      </w:r>
      <w:r w:rsidRPr="00825AAE">
        <w:rPr>
          <w:lang w:val="en-US"/>
        </w:rPr>
        <w:t>Bogotá</w:t>
      </w:r>
      <w:r w:rsidRPr="00825AAE">
        <w:t xml:space="preserve"> crime literature has primarily focused on public </w:t>
      </w:r>
      <w:r w:rsidRPr="00825AAE">
        <w:lastRenderedPageBreak/>
        <w:t xml:space="preserve">transport, general socioeconomic urban caracteristics, and policy intervention impact on crime \parencite{moreno2005impacto, bacares2013impact}.\\ </w:t>
      </w:r>
    </w:p>
    <w:p w14:paraId="5B195AEF" w14:textId="51D39357" w:rsidR="00110BC0" w:rsidRPr="00825AAE" w:rsidRDefault="00110BC0" w:rsidP="000E0570">
      <w:pPr>
        <w:spacing w:line="360" w:lineRule="auto"/>
        <w:ind w:firstLine="720"/>
        <w:jc w:val="both"/>
      </w:pPr>
      <w:r w:rsidRPr="00825AAE">
        <w:t>The investigations that have actually explored this topic are counted. For example,  \cite{jaramillo2021low} used the same method as \parencite{</w:t>
      </w:r>
      <w:r w:rsidRPr="00166EEA">
        <w:t>shin2024dollar</w:t>
      </w:r>
      <w:r w:rsidRPr="00825AAE">
        <w:t xml:space="preserve">} to study the effect of D1 hard discount stores </w:t>
      </w:r>
      <w:r w:rsidRPr="007237BA">
        <w:t xml:space="preserve">on the crime around the </w:t>
      </w:r>
      <w:r w:rsidR="00377ACC">
        <w:t>areas</w:t>
      </w:r>
      <w:r w:rsidRPr="007237BA">
        <w:t xml:space="preserve"> where </w:t>
      </w:r>
      <w:r w:rsidRPr="00825AAE">
        <w:t>they</w:t>
      </w:r>
      <w:r w:rsidRPr="007237BA">
        <w:t xml:space="preserve"> ope</w:t>
      </w:r>
      <w:r w:rsidRPr="00825AAE">
        <w:t xml:space="preserve">n in </w:t>
      </w:r>
      <w:r w:rsidRPr="007237BA">
        <w:t>Bogotá.</w:t>
      </w:r>
      <w:r w:rsidRPr="00825AAE">
        <w:t xml:space="preserve"> Although D1s are not convenience stores per se, they attract a similar type of costumers and and often share similar spatial locations with OXXO outlets. By analyzing the period of 2016 to 2019 and employing the same information utilized in this thesis (</w:t>
      </w:r>
      <w:r w:rsidR="00377ACC">
        <w:t xml:space="preserve">within </w:t>
      </w:r>
      <w:r w:rsidRPr="00825AAE">
        <w:t>SIEDCO</w:t>
      </w:r>
      <w:r w:rsidR="00377ACC">
        <w:t xml:space="preserve"> infromation system</w:t>
      </w:r>
      <w:r w:rsidRPr="00825AAE">
        <w:t>), the authors found that D1 openings caused a</w:t>
      </w:r>
      <w:r w:rsidRPr="00825AAE">
        <w:rPr>
          <w:rFonts w:eastAsiaTheme="majorEastAsia"/>
        </w:rPr>
        <w:t> </w:t>
      </w:r>
      <w:r w:rsidRPr="00825AAE">
        <w:t>33.4\% average reduction</w:t>
      </w:r>
      <w:r w:rsidRPr="00825AAE">
        <w:rPr>
          <w:rFonts w:eastAsiaTheme="majorEastAsia"/>
        </w:rPr>
        <w:t> </w:t>
      </w:r>
      <w:r w:rsidRPr="00825AAE">
        <w:t>in crime density per block. They attributed this impact to the</w:t>
      </w:r>
      <w:r w:rsidRPr="00825AAE">
        <w:rPr>
          <w:rFonts w:eastAsiaTheme="majorEastAsia"/>
        </w:rPr>
        <w:t> </w:t>
      </w:r>
      <w:r w:rsidRPr="00825AAE">
        <w:t>'eyes on the street' phenomenon, suggesting that the increased pedestrian flow acts as a form of</w:t>
      </w:r>
      <w:r w:rsidRPr="00825AAE">
        <w:rPr>
          <w:rFonts w:eastAsiaTheme="majorEastAsia"/>
        </w:rPr>
        <w:t> </w:t>
      </w:r>
      <w:r w:rsidRPr="00825AAE">
        <w:t>informal guardianship</w:t>
      </w:r>
      <w:r w:rsidRPr="00825AAE">
        <w:rPr>
          <w:rFonts w:eastAsiaTheme="majorEastAsia"/>
        </w:rPr>
        <w:t> </w:t>
      </w:r>
      <w:r w:rsidRPr="00825AAE">
        <w:t xml:space="preserve">that deters criminal activity \parencite{jacobs1961death, jaramillo2021low}.\\ </w:t>
      </w:r>
    </w:p>
    <w:p w14:paraId="76C27CBB" w14:textId="77777777" w:rsidR="00110BC0" w:rsidRPr="00825AAE" w:rsidRDefault="00110BC0" w:rsidP="000E0570">
      <w:pPr>
        <w:spacing w:line="360" w:lineRule="auto"/>
        <w:ind w:firstLine="720"/>
        <w:jc w:val="both"/>
      </w:pPr>
      <w:r w:rsidRPr="00825AAE">
        <w:t xml:space="preserve">As noted, the body of literature that explores the impact of convenience stores on crime in Latinamerica is reduced, and </w:t>
      </w:r>
      <w:r w:rsidRPr="00034B71">
        <w:t>virtually non-existent in the Colombian context.</w:t>
      </w:r>
      <w:r w:rsidRPr="00825AAE">
        <w:t xml:space="preserve"> In this thesis I aim to fill this gap by evaluating the impact of OXXO store openings on local crime in Bogotá. </w:t>
      </w:r>
      <w:r w:rsidRPr="00034B71">
        <w:t>Given their rapid expansion and market dominance, OXXO stores serve as a primary actor and a representative proxy for modern convenience retail</w:t>
      </w:r>
      <w:r w:rsidRPr="00825AAE">
        <w:t xml:space="preserve"> in the city. Additionally, this analisis is particularly relevant in a context where crime remains a public policy priority and a growing concern for Bogota</w:t>
      </w:r>
      <w:r w:rsidRPr="00825AAE">
        <w:rPr>
          <w:lang w:val="en-US"/>
        </w:rPr>
        <w:t xml:space="preserve">’s </w:t>
      </w:r>
      <w:r w:rsidRPr="00825AAE">
        <w:t>inhabitants.</w:t>
      </w:r>
    </w:p>
    <w:p w14:paraId="1E380015" w14:textId="77777777" w:rsidR="00110BC0" w:rsidRPr="00825AAE" w:rsidRDefault="00110BC0" w:rsidP="000E0570">
      <w:pPr>
        <w:spacing w:line="360" w:lineRule="auto"/>
        <w:ind w:firstLine="720"/>
        <w:jc w:val="both"/>
      </w:pPr>
    </w:p>
    <w:p w14:paraId="6567D98D" w14:textId="77777777" w:rsidR="00110BC0" w:rsidRPr="00825AAE" w:rsidRDefault="00110BC0" w:rsidP="000E0570">
      <w:pPr>
        <w:spacing w:line="360" w:lineRule="auto"/>
        <w:ind w:firstLine="720"/>
        <w:jc w:val="both"/>
      </w:pPr>
    </w:p>
    <w:p w14:paraId="5C11F1B4" w14:textId="77777777" w:rsidR="00110BC0" w:rsidRPr="00825AAE" w:rsidRDefault="00110BC0" w:rsidP="000E0570">
      <w:pPr>
        <w:spacing w:line="360" w:lineRule="auto"/>
        <w:jc w:val="both"/>
        <w:rPr>
          <w:lang w:val="en-US"/>
        </w:rPr>
      </w:pPr>
    </w:p>
    <w:p w14:paraId="37726D6B" w14:textId="77777777" w:rsidR="00110BC0" w:rsidRPr="00825AAE" w:rsidRDefault="00110BC0" w:rsidP="000E0570">
      <w:pPr>
        <w:spacing w:line="360" w:lineRule="auto"/>
        <w:jc w:val="both"/>
        <w:rPr>
          <w:lang w:val="en-US"/>
        </w:rPr>
      </w:pPr>
    </w:p>
    <w:p w14:paraId="3BDC7258" w14:textId="77777777" w:rsidR="00110BC0" w:rsidRPr="00825AAE" w:rsidRDefault="00110BC0" w:rsidP="000E0570">
      <w:pPr>
        <w:spacing w:line="360" w:lineRule="auto"/>
        <w:jc w:val="both"/>
        <w:rPr>
          <w:lang w:val="en-US"/>
        </w:rPr>
      </w:pPr>
    </w:p>
    <w:p w14:paraId="131B76F5" w14:textId="77777777" w:rsidR="00110BC0" w:rsidRDefault="00110BC0" w:rsidP="000E0570">
      <w:pPr>
        <w:spacing w:line="360" w:lineRule="auto"/>
        <w:jc w:val="both"/>
        <w:rPr>
          <w:lang w:val="en-US"/>
        </w:rPr>
      </w:pPr>
    </w:p>
    <w:p w14:paraId="1FAF5871" w14:textId="77777777" w:rsidR="00110BC0" w:rsidRDefault="00110BC0" w:rsidP="000E0570">
      <w:pPr>
        <w:spacing w:line="360" w:lineRule="auto"/>
        <w:jc w:val="both"/>
        <w:rPr>
          <w:lang w:val="en-US"/>
        </w:rPr>
      </w:pPr>
    </w:p>
    <w:p w14:paraId="24E0ACD0" w14:textId="77777777" w:rsidR="00110BC0" w:rsidRPr="00825AAE" w:rsidRDefault="00110BC0" w:rsidP="000E0570">
      <w:pPr>
        <w:spacing w:line="360" w:lineRule="auto"/>
        <w:jc w:val="both"/>
        <w:rPr>
          <w:lang w:val="en-US"/>
        </w:rPr>
      </w:pPr>
    </w:p>
    <w:p w14:paraId="5A525F28" w14:textId="77777777" w:rsidR="00110BC0" w:rsidRDefault="00110BC0" w:rsidP="000E0570">
      <w:pPr>
        <w:spacing w:line="360" w:lineRule="auto"/>
        <w:jc w:val="both"/>
        <w:rPr>
          <w:lang w:val="en-US"/>
        </w:rPr>
      </w:pPr>
    </w:p>
    <w:p w14:paraId="6DB51281" w14:textId="77777777" w:rsidR="00E96572" w:rsidRDefault="00E96572" w:rsidP="000E0570">
      <w:pPr>
        <w:spacing w:line="360" w:lineRule="auto"/>
        <w:jc w:val="both"/>
        <w:rPr>
          <w:lang w:val="en-US"/>
        </w:rPr>
      </w:pPr>
    </w:p>
    <w:p w14:paraId="7D3E3641" w14:textId="77777777" w:rsidR="00E96572" w:rsidRPr="00825AAE" w:rsidRDefault="00E96572" w:rsidP="000E0570">
      <w:pPr>
        <w:spacing w:line="360" w:lineRule="auto"/>
        <w:jc w:val="both"/>
        <w:rPr>
          <w:lang w:val="en-US"/>
        </w:rPr>
      </w:pPr>
    </w:p>
    <w:p w14:paraId="6F39F51D" w14:textId="77777777" w:rsidR="00110BC0" w:rsidRPr="00825AAE" w:rsidRDefault="00110BC0" w:rsidP="000E0570">
      <w:pPr>
        <w:spacing w:line="360" w:lineRule="auto"/>
        <w:jc w:val="both"/>
        <w:rPr>
          <w:lang w:val="en-US"/>
        </w:rPr>
      </w:pPr>
    </w:p>
    <w:p w14:paraId="1D7D54B8" w14:textId="77777777" w:rsidR="00110BC0" w:rsidRPr="00825AAE" w:rsidRDefault="00110BC0" w:rsidP="000E0570">
      <w:pPr>
        <w:spacing w:line="360" w:lineRule="auto"/>
        <w:jc w:val="both"/>
        <w:rPr>
          <w:b/>
          <w:bCs/>
          <w:lang w:val="en-US"/>
        </w:rPr>
      </w:pPr>
      <w:r w:rsidRPr="00825AAE">
        <w:rPr>
          <w:b/>
          <w:bCs/>
          <w:lang w:val="en-US"/>
        </w:rPr>
        <w:lastRenderedPageBreak/>
        <w:t xml:space="preserve">DATA SOURCES AND UNIT OF ANALYSIS </w:t>
      </w:r>
    </w:p>
    <w:p w14:paraId="71E932DE" w14:textId="04CCF7B6" w:rsidR="00797D31" w:rsidDel="00A7284F" w:rsidRDefault="00797D31" w:rsidP="000E0570">
      <w:pPr>
        <w:spacing w:line="360" w:lineRule="auto"/>
        <w:ind w:firstLine="720"/>
        <w:jc w:val="both"/>
        <w:rPr>
          <w:del w:id="158" w:author="Sophia Aristizabal Florez" w:date="2026-06-20T18:57:00Z" w16du:dateUtc="2026-06-20T23:57:00Z"/>
        </w:rPr>
      </w:pPr>
      <w:r w:rsidRPr="00797D31">
        <w:t>UPZs are used as the unit of analysis because they constitute a feasible and consistent territorial division of Bogotá. The city maintains continuity in the availability of data aggregated at the UPZ level across time, and security policies and interventions are frequently designed and implemented using this geographic scale \hl{(cita)}. Additionally, UPZs preserve a certain degree of urbanistic and socioeconomic homogeneity by grouping neighborhoods with similar characteristics, while also providing an intermediate level of aggregation between localities and street blocks (\textit{manzanas}).</w:t>
      </w:r>
      <w:r>
        <w:t xml:space="preserve">\\ </w:t>
      </w:r>
    </w:p>
    <w:p w14:paraId="463E9008" w14:textId="77777777" w:rsidR="00797D31" w:rsidRPr="00825AAE" w:rsidRDefault="00797D31" w:rsidP="00A7284F">
      <w:pPr>
        <w:spacing w:line="360" w:lineRule="auto"/>
        <w:ind w:firstLine="720"/>
        <w:jc w:val="both"/>
      </w:pPr>
    </w:p>
    <w:p w14:paraId="5115D498" w14:textId="419E4875" w:rsidR="00110BC0" w:rsidRPr="00A87B35" w:rsidRDefault="00797D31" w:rsidP="000E0570">
      <w:pPr>
        <w:spacing w:line="360" w:lineRule="auto"/>
        <w:jc w:val="both"/>
      </w:pPr>
      <w:r>
        <w:t xml:space="preserve">For </w:t>
      </w:r>
      <w:r w:rsidR="00110BC0" w:rsidRPr="00825AAE">
        <w:t>the results of this study</w:t>
      </w:r>
      <w:ins w:id="159" w:author="Sophia Aristizabal Florez" w:date="2026-06-20T19:08:00Z" w16du:dateUtc="2026-06-21T00:08:00Z">
        <w:r w:rsidR="00A7284F">
          <w:t xml:space="preserve"> I</w:t>
        </w:r>
      </w:ins>
      <w:r w:rsidR="00110BC0" w:rsidRPr="00825AAE">
        <w:t xml:space="preserve"> employ </w:t>
      </w:r>
      <w:r w:rsidR="00110BC0" w:rsidRPr="00825AAE">
        <w:rPr>
          <w:lang w:val="en-US"/>
        </w:rPr>
        <w:t xml:space="preserve">four main data sources </w:t>
      </w:r>
      <w:r w:rsidR="00110BC0" w:rsidRPr="00034B71">
        <w:t>(see appendix~\ref{sec:variables_descripcion_detallada})</w:t>
      </w:r>
      <w:r w:rsidR="00110BC0" w:rsidRPr="00825AAE">
        <w:t>. For measuring crime rate in Bogot</w:t>
      </w:r>
      <w:r w:rsidR="00110BC0" w:rsidRPr="00825AAE">
        <w:rPr>
          <w:lang w:val="en-US"/>
        </w:rPr>
        <w:t xml:space="preserve">á I used the georeferenced crime events </w:t>
      </w:r>
      <w:r w:rsidR="00110BC0" w:rsidRPr="00D54378">
        <w:t>stored in SIEDCO</w:t>
      </w:r>
      <w:r w:rsidR="00110BC0" w:rsidRPr="00825AAE">
        <w:t xml:space="preserve"> </w:t>
      </w:r>
      <w:r w:rsidR="00110BC0" w:rsidRPr="00034B71">
        <w:t>\footnote{Access at \url{</w:t>
      </w:r>
      <w:r w:rsidR="00110BC0" w:rsidRPr="00034B71">
        <w:rPr>
          <w:u w:val="single"/>
        </w:rPr>
        <w:t xml:space="preserve"> </w:t>
      </w:r>
      <w:r w:rsidR="00110BC0" w:rsidRPr="00825AAE">
        <w:rPr>
          <w:u w:val="single"/>
        </w:rPr>
        <w:t>https://oaiee.scj.gov.co/agc/rest/services/Tematicos_Pub/SIEDCO_Delitos_Pub/FeatureServer</w:t>
      </w:r>
      <w:r w:rsidR="00110BC0" w:rsidRPr="00034B71">
        <w:t>}}</w:t>
      </w:r>
      <w:r w:rsidR="00110BC0" w:rsidRPr="00825AAE">
        <w:t xml:space="preserve"> spanning from </w:t>
      </w:r>
      <w:r w:rsidR="00110BC0" w:rsidRPr="00825AAE">
        <w:rPr>
          <w:lang w:val="en-US"/>
        </w:rPr>
        <w:t>201</w:t>
      </w:r>
      <w:r w:rsidR="002976AA">
        <w:rPr>
          <w:lang w:val="en-US"/>
        </w:rPr>
        <w:t>5</w:t>
      </w:r>
      <w:r w:rsidR="00110BC0" w:rsidRPr="00825AAE">
        <w:rPr>
          <w:lang w:val="en-US"/>
        </w:rPr>
        <w:t xml:space="preserve"> to 2022</w:t>
      </w:r>
      <w:r w:rsidR="00110BC0" w:rsidRPr="00D54378">
        <w:t>.</w:t>
      </w:r>
      <w:r w:rsidR="00110BC0" w:rsidRPr="00825AAE">
        <w:t xml:space="preserve"> SIEDCO is Colombia’s official Police database that consolidate real-time citizen reports and administrative records of criminal activity. Here, for each incident recorded the system saves details including type of crime (e.g., homicide, personal </w:t>
      </w:r>
      <w:del w:id="160" w:author="Sophia Aristizabal Florez" w:date="2026-06-20T18:48:00Z" w16du:dateUtc="2026-06-20T23:48:00Z">
        <w:r w:rsidR="00110BC0" w:rsidRPr="00825AAE" w:rsidDel="00A7284F">
          <w:delText>robbery</w:delText>
        </w:r>
      </w:del>
      <w:ins w:id="161" w:author="Sophia Aristizabal Florez" w:date="2026-06-20T18:48:00Z" w16du:dateUtc="2026-06-20T23:48:00Z">
        <w:r w:rsidR="00A7284F">
          <w:t>theft</w:t>
        </w:r>
      </w:ins>
      <w:r w:rsidR="00110BC0" w:rsidRPr="00825AAE">
        <w:t xml:space="preserve">, </w:t>
      </w:r>
      <w:r w:rsidR="00110BC0" w:rsidRPr="00A87B35">
        <w:t xml:space="preserve">commercial burglary, or cell phone theft), the precise geographic coordinates of the event, date and time of the incident, and the victim’s gender. With this information, </w:t>
      </w:r>
      <w:r w:rsidR="00110BC0" w:rsidRPr="00034B71">
        <w:t>I aggregated the crime data at the UPZ-</w:t>
      </w:r>
      <w:del w:id="162" w:author="Sophia Aristizabal Florez" w:date="2026-06-20T19:09:00Z" w16du:dateUtc="2026-06-21T00:09:00Z">
        <w:r w:rsidR="00110BC0" w:rsidRPr="00034B71" w:rsidDel="00A7284F">
          <w:delText xml:space="preserve">year </w:delText>
        </w:r>
      </w:del>
      <w:ins w:id="163" w:author="Sophia Aristizabal Florez" w:date="2026-06-20T19:09:00Z" w16du:dateUtc="2026-06-21T00:09:00Z">
        <w:r w:rsidR="00A7284F">
          <w:t>quarter</w:t>
        </w:r>
        <w:r w:rsidR="00A7284F" w:rsidRPr="00034B71">
          <w:t xml:space="preserve"> </w:t>
        </w:r>
      </w:ins>
      <w:r w:rsidR="00110BC0" w:rsidRPr="00034B71">
        <w:t>level, categorizing incidents by offense type.</w:t>
      </w:r>
      <w:r w:rsidR="00110BC0" w:rsidRPr="00A87B35">
        <w:t xml:space="preserve"> To ensure comparability across </w:t>
      </w:r>
      <w:del w:id="164" w:author="Sophia Aristizabal Florez" w:date="2026-06-20T19:09:00Z" w16du:dateUtc="2026-06-21T00:09:00Z">
        <w:r w:rsidR="00110BC0" w:rsidRPr="00A87B35" w:rsidDel="00A7284F">
          <w:delText xml:space="preserve">years </w:delText>
        </w:r>
      </w:del>
      <w:ins w:id="165" w:author="Sophia Aristizabal Florez" w:date="2026-06-20T19:09:00Z" w16du:dateUtc="2026-06-21T00:09:00Z">
        <w:r w:rsidR="00A7284F">
          <w:t>quarters</w:t>
        </w:r>
        <w:r w:rsidR="00A7284F" w:rsidRPr="00A87B35">
          <w:t xml:space="preserve"> </w:t>
        </w:r>
      </w:ins>
      <w:r w:rsidR="00110BC0" w:rsidRPr="00A87B35">
        <w:t xml:space="preserve">and </w:t>
      </w:r>
      <w:ins w:id="166" w:author="Sophia Aristizabal Florez" w:date="2026-06-20T19:09:00Z" w16du:dateUtc="2026-06-21T00:09:00Z">
        <w:r w:rsidR="00A7284F" w:rsidRPr="00034B71">
          <w:t>UPZ</w:t>
        </w:r>
        <w:r w:rsidR="00A7284F">
          <w:t>s</w:t>
        </w:r>
      </w:ins>
      <w:del w:id="167" w:author="Sophia Aristizabal Florez" w:date="2026-06-20T19:09:00Z" w16du:dateUtc="2026-06-21T00:09:00Z">
        <w:r w:rsidR="00110BC0" w:rsidRPr="00A87B35" w:rsidDel="00A7284F">
          <w:delText>Units</w:delText>
        </w:r>
      </w:del>
      <w:r w:rsidR="00110BC0" w:rsidRPr="00A87B35">
        <w:t xml:space="preserve">, I normalized </w:t>
      </w:r>
      <w:r w:rsidR="00110BC0" w:rsidRPr="00034B71">
        <w:t>these counts using annual population estimates for each UPZ.</w:t>
      </w:r>
      <w:r w:rsidR="00110BC0" w:rsidRPr="00A87B35">
        <w:t xml:space="preserve"> This allowed </w:t>
      </w:r>
      <w:r w:rsidR="00110BC0" w:rsidRPr="00034B71">
        <w:t>for the construction of a crime rate per 10,000 inhabitants</w:t>
      </w:r>
      <w:r w:rsidR="00110BC0" w:rsidRPr="00A87B35">
        <w:t>, as shown in this equation:</w:t>
      </w:r>
    </w:p>
    <w:p w14:paraId="4D89A6B5" w14:textId="77777777" w:rsidR="00110BC0" w:rsidRPr="00034B71" w:rsidRDefault="00110BC0" w:rsidP="000E0570">
      <w:pPr>
        <w:spacing w:line="360" w:lineRule="auto"/>
        <w:ind w:firstLine="720"/>
        <w:jc w:val="both"/>
      </w:pPr>
      <w:r w:rsidRPr="00034B71">
        <w:t>\begin{equation}</w:t>
      </w:r>
    </w:p>
    <w:p w14:paraId="34CD3F47" w14:textId="77777777" w:rsidR="00110BC0" w:rsidRPr="00034B71" w:rsidRDefault="00110BC0" w:rsidP="000E0570">
      <w:pPr>
        <w:spacing w:line="360" w:lineRule="auto"/>
        <w:jc w:val="both"/>
      </w:pPr>
      <w:r w:rsidRPr="00825AAE">
        <w:t>crime</w:t>
      </w:r>
      <w:r w:rsidRPr="00034B71">
        <w:t>\_</w:t>
      </w:r>
      <w:r w:rsidRPr="00825AAE">
        <w:t>type\_index</w:t>
      </w:r>
      <w:r w:rsidRPr="00034B71">
        <w:t>_{</w:t>
      </w:r>
      <w:r w:rsidRPr="00825AAE">
        <w:t>upz</w:t>
      </w:r>
      <w:r w:rsidRPr="00034B71">
        <w:t>,</w:t>
      </w:r>
      <w:r w:rsidRPr="00825AAE">
        <w:t>year</w:t>
      </w:r>
      <w:r w:rsidRPr="00034B71">
        <w:t>}=\frac{</w:t>
      </w:r>
      <w:r w:rsidRPr="00825AAE">
        <w:t>total</w:t>
      </w:r>
      <w:r w:rsidRPr="00034B71">
        <w:t>\_</w:t>
      </w:r>
      <w:r w:rsidRPr="00825AAE">
        <w:t>incidents</w:t>
      </w:r>
      <w:r w:rsidRPr="00034B71">
        <w:t>_{</w:t>
      </w:r>
      <w:r w:rsidRPr="00825AAE">
        <w:t>upz</w:t>
      </w:r>
      <w:r w:rsidRPr="00034B71">
        <w:t>,</w:t>
      </w:r>
      <w:r w:rsidRPr="00825AAE">
        <w:t>year</w:t>
      </w:r>
      <w:r w:rsidRPr="00034B71">
        <w:t>}}{</w:t>
      </w:r>
      <w:r w:rsidRPr="00825AAE">
        <w:t>population</w:t>
      </w:r>
      <w:r w:rsidRPr="00034B71">
        <w:t>_{</w:t>
      </w:r>
      <w:r w:rsidRPr="00825AAE">
        <w:t>upz</w:t>
      </w:r>
      <w:r w:rsidRPr="00034B71">
        <w:t>,</w:t>
      </w:r>
      <w:r w:rsidRPr="00825AAE">
        <w:t>year</w:t>
      </w:r>
      <w:r w:rsidRPr="00034B71">
        <w:t xml:space="preserve">}} ; \quad \forall </w:t>
      </w:r>
      <w:r w:rsidRPr="00825AAE">
        <w:t>upz</w:t>
      </w:r>
      <w:r w:rsidRPr="00034B71">
        <w:t>,</w:t>
      </w:r>
      <w:r w:rsidRPr="00825AAE">
        <w:t>year</w:t>
      </w:r>
    </w:p>
    <w:p w14:paraId="4101523F" w14:textId="77777777" w:rsidR="00110BC0" w:rsidRDefault="00110BC0" w:rsidP="000E0570">
      <w:pPr>
        <w:spacing w:line="360" w:lineRule="auto"/>
        <w:ind w:firstLine="720"/>
        <w:jc w:val="both"/>
      </w:pPr>
      <w:r w:rsidRPr="00034B71">
        <w:t>\end{equation}</w:t>
      </w:r>
    </w:p>
    <w:p w14:paraId="2F4D520C" w14:textId="744AE71B" w:rsidR="00E9445B" w:rsidRDefault="00797D31" w:rsidP="000E0570">
      <w:pPr>
        <w:spacing w:line="360" w:lineRule="auto"/>
        <w:ind w:firstLine="720"/>
        <w:jc w:val="both"/>
      </w:pPr>
      <w:r w:rsidRPr="00A7284F">
        <w:rPr>
          <w:rPrChange w:id="168" w:author="Sophia Aristizabal Florez" w:date="2026-06-20T19:11:00Z" w16du:dateUtc="2026-06-21T00:11:00Z">
            <w:rPr>
              <w:highlight w:val="magenta"/>
            </w:rPr>
          </w:rPrChange>
        </w:rPr>
        <w:t>R</w:t>
      </w:r>
      <w:r w:rsidR="00E9445B" w:rsidRPr="00A7284F">
        <w:rPr>
          <w:rPrChange w:id="169" w:author="Sophia Aristizabal Florez" w:date="2026-06-20T19:11:00Z" w16du:dateUtc="2026-06-21T00:11:00Z">
            <w:rPr>
              <w:highlight w:val="magenta"/>
            </w:rPr>
          </w:rPrChange>
        </w:rPr>
        <w:t xml:space="preserve">ates </w:t>
      </w:r>
      <w:del w:id="170" w:author="Sophia Aristizabal Florez" w:date="2026-06-20T19:12:00Z" w16du:dateUtc="2026-06-21T00:12:00Z">
        <w:r w:rsidRPr="00A7284F" w:rsidDel="00A7284F">
          <w:rPr>
            <w:rPrChange w:id="171" w:author="Sophia Aristizabal Florez" w:date="2026-06-20T19:11:00Z" w16du:dateUtc="2026-06-21T00:11:00Z">
              <w:rPr>
                <w:highlight w:val="magenta"/>
              </w:rPr>
            </w:rPrChange>
          </w:rPr>
          <w:delText xml:space="preserve">then </w:delText>
        </w:r>
      </w:del>
      <w:r w:rsidR="00E9445B" w:rsidRPr="00A7284F">
        <w:rPr>
          <w:rPrChange w:id="172" w:author="Sophia Aristizabal Florez" w:date="2026-06-20T19:11:00Z" w16du:dateUtc="2026-06-21T00:11:00Z">
            <w:rPr>
              <w:highlight w:val="magenta"/>
            </w:rPr>
          </w:rPrChange>
        </w:rPr>
        <w:t xml:space="preserve">were </w:t>
      </w:r>
      <w:ins w:id="173" w:author="Sophia Aristizabal Florez" w:date="2026-06-20T19:12:00Z" w16du:dateUtc="2026-06-21T00:12:00Z">
        <w:r w:rsidR="00A7284F">
          <w:t xml:space="preserve">then </w:t>
        </w:r>
      </w:ins>
      <w:r w:rsidR="00E9445B" w:rsidRPr="00A7284F">
        <w:rPr>
          <w:rPrChange w:id="174" w:author="Sophia Aristizabal Florez" w:date="2026-06-20T19:11:00Z" w16du:dateUtc="2026-06-21T00:11:00Z">
            <w:rPr>
              <w:highlight w:val="magenta"/>
            </w:rPr>
          </w:rPrChange>
        </w:rPr>
        <w:t>smoothed using an Empirical Bayes technique to reduce the influence of extreme values in UPZs with small populations</w:t>
      </w:r>
      <w:del w:id="175" w:author="Sophia Aristizabal Florez" w:date="2026-06-20T19:12:00Z" w16du:dateUtc="2026-06-21T00:12:00Z">
        <w:r w:rsidR="00E9445B" w:rsidRPr="00A7284F" w:rsidDel="00A7284F">
          <w:rPr>
            <w:rPrChange w:id="176" w:author="Sophia Aristizabal Florez" w:date="2026-06-20T19:11:00Z" w16du:dateUtc="2026-06-21T00:11:00Z">
              <w:rPr>
                <w:highlight w:val="magenta"/>
              </w:rPr>
            </w:rPrChange>
          </w:rPr>
          <w:delText>, where rates tend to be more unstable</w:delText>
        </w:r>
      </w:del>
      <w:del w:id="177" w:author="Sophia Aristizabal Florez" w:date="2026-06-20T19:11:00Z" w16du:dateUtc="2026-06-21T00:11:00Z">
        <w:r w:rsidR="00E9445B" w:rsidRPr="00A7284F" w:rsidDel="00A7284F">
          <w:rPr>
            <w:rPrChange w:id="178" w:author="Sophia Aristizabal Florez" w:date="2026-06-20T19:11:00Z" w16du:dateUtc="2026-06-21T00:11:00Z">
              <w:rPr>
                <w:highlight w:val="magenta"/>
              </w:rPr>
            </w:rPrChange>
          </w:rPr>
          <w:delText>; for example, UPZs like El Mochuelo and El Dorado had th</w:delText>
        </w:r>
        <w:r w:rsidRPr="00A7284F" w:rsidDel="00A7284F">
          <w:rPr>
            <w:rPrChange w:id="179" w:author="Sophia Aristizabal Florez" w:date="2026-06-20T19:11:00Z" w16du:dateUtc="2026-06-21T00:11:00Z">
              <w:rPr>
                <w:highlight w:val="magenta"/>
              </w:rPr>
            </w:rPrChange>
          </w:rPr>
          <w:delText>ese</w:delText>
        </w:r>
        <w:r w:rsidR="00E9445B" w:rsidRPr="00A7284F" w:rsidDel="00A7284F">
          <w:rPr>
            <w:rPrChange w:id="180" w:author="Sophia Aristizabal Florez" w:date="2026-06-20T19:11:00Z" w16du:dateUtc="2026-06-21T00:11:00Z">
              <w:rPr>
                <w:highlight w:val="magenta"/>
              </w:rPr>
            </w:rPrChange>
          </w:rPr>
          <w:delText xml:space="preserve"> particulatiries.</w:delText>
        </w:r>
      </w:del>
      <w:del w:id="181" w:author="Sophia Aristizabal Florez" w:date="2026-06-20T19:12:00Z" w16du:dateUtc="2026-06-21T00:12:00Z">
        <w:r w:rsidR="00E9445B" w:rsidDel="00A7284F">
          <w:delText xml:space="preserve"> </w:delText>
        </w:r>
      </w:del>
      <w:ins w:id="182" w:author="Sophia Aristizabal Florez" w:date="2026-06-20T19:12:00Z" w16du:dateUtc="2026-06-21T00:12:00Z">
        <w:r w:rsidR="00A7284F">
          <w:t>.</w:t>
        </w:r>
      </w:ins>
    </w:p>
    <w:p w14:paraId="452FBA4A" w14:textId="77777777" w:rsidR="00A7284F" w:rsidRDefault="00E9445B" w:rsidP="000E0570">
      <w:pPr>
        <w:spacing w:line="360" w:lineRule="auto"/>
        <w:ind w:firstLine="720"/>
        <w:jc w:val="both"/>
        <w:rPr>
          <w:ins w:id="183" w:author="Sophia Aristizabal Florez" w:date="2026-06-20T19:25:00Z" w16du:dateUtc="2026-06-21T00:25:00Z"/>
        </w:rPr>
      </w:pPr>
      <w:r w:rsidRPr="00E9445B">
        <w:t>The period from 2015 to 2022 is appropriate for this analysis, as it encompass</w:t>
      </w:r>
      <w:ins w:id="184" w:author="Sophia Aristizabal Florez" w:date="2026-06-20T19:21:00Z" w16du:dateUtc="2026-06-21T00:21:00Z">
        <w:r w:rsidR="00A7284F">
          <w:t xml:space="preserve">es both the year of </w:t>
        </w:r>
      </w:ins>
      <w:ins w:id="185" w:author="Sophia Aristizabal Florez" w:date="2026-06-20T19:22:00Z" w16du:dateUtc="2026-06-21T00:22:00Z">
        <w:r w:rsidR="00A7284F">
          <w:t xml:space="preserve">its initial steady expansion and the first years of </w:t>
        </w:r>
      </w:ins>
      <w:ins w:id="186" w:author="Sophia Aristizabal Florez" w:date="2026-06-20T19:23:00Z" w16du:dateUtc="2026-06-21T00:23:00Z">
        <w:r w:rsidR="00A7284F">
          <w:t>its explosiv</w:t>
        </w:r>
      </w:ins>
      <w:ins w:id="187" w:author="Sophia Aristizabal Florez" w:date="2026-06-20T19:24:00Z" w16du:dateUtc="2026-06-21T00:24:00Z">
        <w:r w:rsidR="00A7284F">
          <w:t>e</w:t>
        </w:r>
      </w:ins>
      <w:ins w:id="188" w:author="Sophia Aristizabal Florez" w:date="2026-06-20T19:23:00Z" w16du:dateUtc="2026-06-21T00:23:00Z">
        <w:r w:rsidR="00A7284F">
          <w:t xml:space="preserve"> growth</w:t>
        </w:r>
      </w:ins>
      <w:del w:id="189" w:author="Sophia Aristizabal Florez" w:date="2026-06-20T19:21:00Z" w16du:dateUtc="2026-06-21T00:21:00Z">
        <w:r w:rsidRPr="00E9445B" w:rsidDel="00A7284F">
          <w:delText>es</w:delText>
        </w:r>
      </w:del>
      <w:ins w:id="190" w:author="Sophia Aristizabal Florez" w:date="2026-06-20T19:24:00Z" w16du:dateUtc="2026-06-21T00:24:00Z">
        <w:r w:rsidR="00A7284F">
          <w:t xml:space="preserve"> </w:t>
        </w:r>
      </w:ins>
      <w:del w:id="191" w:author="Sophia Aristizabal Florez" w:date="2026-06-20T19:24:00Z" w16du:dateUtc="2026-06-21T00:24:00Z">
        <w:r w:rsidRPr="00E9445B" w:rsidDel="00A7284F">
          <w:delText xml:space="preserve"> the years during which OXXO</w:delText>
        </w:r>
        <w:r w:rsidR="00797D31" w:rsidDel="00A7284F">
          <w:delText xml:space="preserve"> </w:delText>
        </w:r>
        <w:r w:rsidRPr="00E9445B" w:rsidDel="00A7284F">
          <w:delText>experienced its most significant expansion across </w:delText>
        </w:r>
      </w:del>
      <w:r w:rsidRPr="00E9445B">
        <w:t xml:space="preserve">Bogotá. This timeframe provides sufficient temporal and spatial variation, as a larger number of UPZs enter treatment during the study period rather than </w:t>
      </w:r>
      <w:del w:id="192" w:author="Sophia Aristizabal Florez" w:date="2026-06-20T19:25:00Z" w16du:dateUtc="2026-06-21T00:25:00Z">
        <w:r w:rsidRPr="00E9445B" w:rsidDel="00A7284F">
          <w:delText>being treated prior to 2015</w:delText>
        </w:r>
      </w:del>
      <w:ins w:id="193" w:author="Sophia Aristizabal Florez" w:date="2026-06-20T19:25:00Z" w16du:dateUtc="2026-06-21T00:25:00Z">
        <w:r w:rsidR="00A7284F">
          <w:t>before it</w:t>
        </w:r>
      </w:ins>
      <w:r w:rsidRPr="00E9445B">
        <w:t>.</w:t>
      </w:r>
      <w:r w:rsidR="00110BC0" w:rsidRPr="00825AAE">
        <w:rPr>
          <w:lang w:val="en-US"/>
        </w:rPr>
        <w:t xml:space="preserve"> </w:t>
      </w:r>
      <w:r w:rsidR="00797D31">
        <w:t>Before</w:t>
      </w:r>
      <w:r w:rsidR="00110BC0" w:rsidRPr="00825AAE">
        <w:t xml:space="preserve"> 201</w:t>
      </w:r>
      <w:r w:rsidR="00110BC0">
        <w:t>5</w:t>
      </w:r>
      <w:r w:rsidR="00110BC0" w:rsidRPr="00825AAE">
        <w:t xml:space="preserve">, the lack of new store openings </w:t>
      </w:r>
      <w:r w:rsidR="00110BC0" w:rsidRPr="00825AAE">
        <w:lastRenderedPageBreak/>
        <w:t>in other UPZ</w:t>
      </w:r>
      <w:r>
        <w:t>s</w:t>
      </w:r>
      <w:r w:rsidR="00110BC0" w:rsidRPr="00825AAE">
        <w:t xml:space="preserve"> would result in an insufficient number of newly treated units, limiting the identifying variation necessary for using TWFE.</w:t>
      </w:r>
    </w:p>
    <w:p w14:paraId="657116B7" w14:textId="0D1E86A2" w:rsidR="00E9445B" w:rsidRPr="00825AAE" w:rsidRDefault="00A7284F" w:rsidP="000E0570">
      <w:pPr>
        <w:spacing w:line="360" w:lineRule="auto"/>
        <w:ind w:firstLine="720"/>
        <w:jc w:val="both"/>
      </w:pPr>
      <w:ins w:id="194" w:author="Sophia Aristizabal Florez" w:date="2026-06-20T19:25:00Z" w16du:dateUtc="2026-06-21T00:25:00Z">
        <w:r>
          <w:t>P</w:t>
        </w:r>
      </w:ins>
      <w:ins w:id="195" w:author="Sophia Aristizabal Florez" w:date="2026-06-20T18:55:00Z" w16du:dateUtc="2026-06-20T23:55:00Z">
        <w:r>
          <w:t>ersonal theft</w:t>
        </w:r>
      </w:ins>
      <w:ins w:id="196" w:author="Sophia Aristizabal Florez" w:date="2026-06-20T18:49:00Z" w16du:dateUtc="2026-06-20T23:49:00Z">
        <w:r>
          <w:t xml:space="preserve"> is the only crime type </w:t>
        </w:r>
      </w:ins>
      <w:ins w:id="197" w:author="Sophia Aristizabal Florez" w:date="2026-06-20T18:50:00Z" w16du:dateUtc="2026-06-20T23:50:00Z">
        <w:r>
          <w:t>evaluated across 2015 a</w:t>
        </w:r>
      </w:ins>
      <w:ins w:id="198" w:author="Sophia Aristizabal Florez" w:date="2026-06-20T18:51:00Z" w16du:dateUtc="2026-06-20T23:51:00Z">
        <w:r>
          <w:t xml:space="preserve">nd 2018, as I </w:t>
        </w:r>
      </w:ins>
      <w:ins w:id="199" w:author="Sophia Aristizabal Florez" w:date="2026-06-20T19:27:00Z" w16du:dateUtc="2026-06-21T00:27:00Z">
        <w:r>
          <w:t xml:space="preserve">the </w:t>
        </w:r>
      </w:ins>
      <w:ins w:id="200" w:author="Sophia Aristizabal Florez" w:date="2026-06-20T19:28:00Z" w16du:dateUtc="2026-06-21T00:28:00Z">
        <w:r>
          <w:t xml:space="preserve">National police </w:t>
        </w:r>
      </w:ins>
      <w:ins w:id="201" w:author="Sophia Aristizabal Florez" w:date="2026-06-20T19:29:00Z" w16du:dateUtc="2026-06-21T00:29:00Z">
        <w:r>
          <w:t>has not made this data available for public</w:t>
        </w:r>
      </w:ins>
      <w:ins w:id="202" w:author="Sophia Aristizabal Florez" w:date="2026-06-20T18:51:00Z" w16du:dateUtc="2026-06-20T23:51:00Z">
        <w:r>
          <w:t xml:space="preserve"> </w:t>
        </w:r>
      </w:ins>
      <w:ins w:id="203" w:author="Sophia Aristizabal Florez" w:date="2026-06-20T19:29:00Z" w16du:dateUtc="2026-06-21T00:29:00Z">
        <w:r>
          <w:t>use</w:t>
        </w:r>
      </w:ins>
      <w:ins w:id="204" w:author="Sophia Aristizabal Florez" w:date="2026-06-20T18:56:00Z" w16du:dateUtc="2026-06-20T23:56:00Z">
        <w:r>
          <w:t>.</w:t>
        </w:r>
      </w:ins>
      <w:ins w:id="205" w:author="Sophia Aristizabal Florez" w:date="2026-06-20T19:05:00Z" w16du:dateUtc="2026-06-21T00:05:00Z">
        <w:r>
          <w:t xml:space="preserve"> In this sense, results for this crime type must be anayzed with caution, as they </w:t>
        </w:r>
      </w:ins>
      <w:ins w:id="206" w:author="Sophia Aristizabal Florez" w:date="2026-06-20T19:27:00Z" w16du:dateUtc="2026-06-21T00:27:00Z">
        <w:r>
          <w:t>are obtained</w:t>
        </w:r>
      </w:ins>
      <w:ins w:id="207" w:author="Sophia Aristizabal Florez" w:date="2026-06-20T19:05:00Z" w16du:dateUtc="2026-06-21T00:05:00Z">
        <w:r>
          <w:t xml:space="preserve"> f</w:t>
        </w:r>
      </w:ins>
      <w:ins w:id="208" w:author="Sophia Aristizabal Florez" w:date="2026-06-20T19:27:00Z" w16du:dateUtc="2026-06-21T00:27:00Z">
        <w:r>
          <w:t>rom</w:t>
        </w:r>
      </w:ins>
      <w:ins w:id="209" w:author="Sophia Aristizabal Florez" w:date="2026-06-20T19:06:00Z" w16du:dateUtc="2026-06-21T00:06:00Z">
        <w:r>
          <w:t xml:space="preserve"> </w:t>
        </w:r>
      </w:ins>
      <w:ins w:id="210" w:author="Sophia Aristizabal Florez" w:date="2026-06-20T19:30:00Z" w16du:dateUtc="2026-06-21T00:30:00Z">
        <w:r>
          <w:t xml:space="preserve">data encompassing </w:t>
        </w:r>
      </w:ins>
      <w:ins w:id="211" w:author="Sophia Aristizabal Florez" w:date="2026-06-20T19:06:00Z" w16du:dateUtc="2026-06-21T00:06:00Z">
        <w:r>
          <w:t>a shorter time span</w:t>
        </w:r>
      </w:ins>
      <w:ins w:id="212" w:author="Sophia Aristizabal Florez" w:date="2026-06-20T19:30:00Z" w16du:dateUtc="2026-06-21T00:30:00Z">
        <w:r>
          <w:t xml:space="preserve"> than </w:t>
        </w:r>
      </w:ins>
      <w:ins w:id="213" w:author="Sophia Aristizabal Florez" w:date="2026-06-20T19:31:00Z" w16du:dateUtc="2026-06-21T00:31:00Z">
        <w:r>
          <w:t>other crime types</w:t>
        </w:r>
      </w:ins>
      <w:ins w:id="214" w:author="Sophia Aristizabal Florez" w:date="2026-06-20T19:06:00Z" w16du:dateUtc="2026-06-21T00:06:00Z">
        <w:r>
          <w:t>.</w:t>
        </w:r>
      </w:ins>
      <w:r w:rsidR="00110BC0" w:rsidRPr="00825AAE">
        <w:t xml:space="preserve">\\ </w:t>
      </w:r>
    </w:p>
    <w:p w14:paraId="320F3905" w14:textId="427C2CF0" w:rsidR="00E9445B" w:rsidRPr="00825AAE" w:rsidRDefault="00E9445B" w:rsidP="000E0570">
      <w:pPr>
        <w:spacing w:line="360" w:lineRule="auto"/>
        <w:ind w:firstLine="720"/>
        <w:jc w:val="both"/>
      </w:pPr>
      <w:r w:rsidRPr="00E9445B">
        <w:t xml:space="preserve">Additionally, using data from the </w:t>
      </w:r>
      <w:r w:rsidR="00797D31" w:rsidRPr="00797D31">
        <w:t xml:space="preserve">Unified Business and Social Registry </w:t>
      </w:r>
      <w:r w:rsidRPr="00E9445B">
        <w:t>(RUES)</w:t>
      </w:r>
      <w:ins w:id="215" w:author="Sophia Aristizabal Florez" w:date="2026-06-20T19:32:00Z" w16du:dateUtc="2026-06-21T00:32:00Z">
        <w:r w:rsidR="00A7284F">
          <w:t xml:space="preserve"> </w:t>
        </w:r>
      </w:ins>
      <w:r w:rsidRPr="00E9445B">
        <w:t>\footnote{Access at \url{https://www.rues.org.co}}, Colombia’s central business registry, I identified the opening and closing years of each OXXO store.</w:t>
      </w:r>
      <w:r>
        <w:t xml:space="preserve"> </w:t>
      </w:r>
      <w:r w:rsidRPr="00E9445B">
        <w:t>Furthermore</w:t>
      </w:r>
      <w:r w:rsidR="00110BC0" w:rsidRPr="00825AAE">
        <w:t xml:space="preserve">, with Google Maps API I obtained the precise georeferenced location of each store. Concerns may </w:t>
      </w:r>
      <w:r w:rsidRPr="00E9445B">
        <w:t xml:space="preserve">arise regarding the accuracy of this matching process, particularly for stores that are no longer in operation. </w:t>
      </w:r>
      <w:r w:rsidR="00C56504" w:rsidRPr="00E9445B">
        <w:t>To address this, I manually verified each location using official OXXO sources,</w:t>
      </w:r>
      <w:r w:rsidR="00110BC0" w:rsidRPr="00825AAE">
        <w:t xml:space="preserve"> and as a result </w:t>
      </w:r>
      <w:r w:rsidR="00110BC0">
        <w:t>95</w:t>
      </w:r>
      <w:r w:rsidR="00110BC0" w:rsidRPr="00825AAE">
        <w:t xml:space="preserve">\% of establishments were properly </w:t>
      </w:r>
      <w:r w:rsidR="00110BC0">
        <w:t>assigned</w:t>
      </w:r>
      <w:r w:rsidR="00110BC0" w:rsidRPr="00825AAE">
        <w:t xml:space="preserve">.\\ </w:t>
      </w:r>
    </w:p>
    <w:p w14:paraId="72FC87D5" w14:textId="2345035A" w:rsidR="00110BC0" w:rsidRPr="00825AAE" w:rsidRDefault="00110BC0" w:rsidP="000E0570">
      <w:pPr>
        <w:spacing w:line="360" w:lineRule="auto"/>
        <w:ind w:firstLine="720"/>
        <w:jc w:val="both"/>
      </w:pPr>
      <w:r w:rsidRPr="00825AAE">
        <w:t xml:space="preserve">I </w:t>
      </w:r>
      <w:del w:id="216" w:author="Sophia Aristizabal Florez" w:date="2026-06-20T19:35:00Z" w16du:dateUtc="2026-06-21T00:35:00Z">
        <w:r w:rsidRPr="00825AAE" w:rsidDel="00A7284F">
          <w:delText>also did this same process</w:delText>
        </w:r>
      </w:del>
      <w:ins w:id="217" w:author="Sophia Aristizabal Florez" w:date="2026-06-20T19:35:00Z" w16du:dateUtc="2026-06-21T00:35:00Z">
        <w:r w:rsidR="00A7284F">
          <w:t>followed the same procedure</w:t>
        </w:r>
      </w:ins>
      <w:r w:rsidRPr="00825AAE">
        <w:t xml:space="preserve"> with </w:t>
      </w:r>
      <w:r w:rsidRPr="00034B71">
        <w:t>D1, Justo\&amp;Bueno and ARA</w:t>
      </w:r>
      <w:r w:rsidRPr="00825AAE">
        <w:t xml:space="preserve"> hard</w:t>
      </w:r>
      <w:ins w:id="218" w:author="Sophia Aristizabal Florez" w:date="2026-06-20T19:33:00Z" w16du:dateUtc="2026-06-21T00:33:00Z">
        <w:r w:rsidR="00A7284F">
          <w:t>-</w:t>
        </w:r>
      </w:ins>
      <w:del w:id="219" w:author="Sophia Aristizabal Florez" w:date="2026-06-20T19:33:00Z" w16du:dateUtc="2026-06-21T00:33:00Z">
        <w:r w:rsidRPr="00825AAE" w:rsidDel="00A7284F">
          <w:delText xml:space="preserve"> </w:delText>
        </w:r>
      </w:del>
      <w:r w:rsidRPr="00825AAE">
        <w:t>discount chains</w:t>
      </w:r>
      <w:ins w:id="220" w:author="Sophia Aristizabal Florez" w:date="2026-06-20T19:34:00Z" w16du:dateUtc="2026-06-21T00:34:00Z">
        <w:r w:rsidR="00A7284F">
          <w:t>. I considered</w:t>
        </w:r>
      </w:ins>
      <w:del w:id="221" w:author="Sophia Aristizabal Florez" w:date="2026-06-20T19:34:00Z" w16du:dateUtc="2026-06-21T00:34:00Z">
        <w:r w:rsidRPr="00825AAE" w:rsidDel="00A7284F">
          <w:delText>. The reason why I also took into account</w:delText>
        </w:r>
      </w:del>
      <w:r w:rsidRPr="00825AAE">
        <w:t xml:space="preserve"> these brands</w:t>
      </w:r>
      <w:del w:id="222" w:author="Sophia Aristizabal Florez" w:date="2026-06-20T19:34:00Z" w16du:dateUtc="2026-06-21T00:34:00Z">
        <w:r w:rsidRPr="00825AAE" w:rsidDel="00A7284F">
          <w:delText xml:space="preserve"> is</w:delText>
        </w:r>
      </w:del>
      <w:r w:rsidRPr="00825AAE">
        <w:t xml:space="preserve"> because they often share similar spatial locations with OXXO </w:t>
      </w:r>
      <w:del w:id="223" w:author="Sophia Aristizabal Florez" w:date="2026-06-20T19:35:00Z" w16du:dateUtc="2026-06-21T00:35:00Z">
        <w:r w:rsidRPr="00825AAE" w:rsidDel="00A7284F">
          <w:delText>outlets</w:delText>
        </w:r>
      </w:del>
      <w:ins w:id="224" w:author="Sophia Aristizabal Florez" w:date="2026-06-20T19:35:00Z" w16du:dateUtc="2026-06-21T00:35:00Z">
        <w:r w:rsidR="00A7284F">
          <w:t>stores</w:t>
        </w:r>
      </w:ins>
      <w:r w:rsidRPr="00825AAE">
        <w:t xml:space="preserve">; in fact, retailers tend to cluster in certain areas to take advantage of agglomeration benefits \parencite{Konishi2005, Seong2022}. </w:t>
      </w:r>
      <w:r w:rsidR="00E9445B">
        <w:t xml:space="preserve">Also, </w:t>
      </w:r>
      <w:ins w:id="225" w:author="Sophia Aristizabal Florez" w:date="2026-06-20T19:36:00Z" w16du:dateUtc="2026-06-21T00:36:00Z">
        <w:r w:rsidR="00A7284F">
          <w:t>g</w:t>
        </w:r>
      </w:ins>
      <w:del w:id="226" w:author="Sophia Aristizabal Florez" w:date="2026-06-20T19:36:00Z" w16du:dateUtc="2026-06-21T00:36:00Z">
        <w:r w:rsidRPr="00825AAE" w:rsidDel="00A7284F">
          <w:delText>G</w:delText>
        </w:r>
      </w:del>
      <w:r w:rsidRPr="00825AAE">
        <w:t xml:space="preserve">iven that prior research suggests </w:t>
      </w:r>
      <w:del w:id="227" w:author="Sophia Aristizabal Florez" w:date="2026-06-20T19:44:00Z" w16du:dateUtc="2026-06-21T00:44:00Z">
        <w:r w:rsidRPr="00825AAE" w:rsidDel="00A7284F">
          <w:delText>these establishmen</w:delText>
        </w:r>
      </w:del>
      <w:ins w:id="228" w:author="Sophia Aristizabal Florez" w:date="2026-06-20T19:44:00Z" w16du:dateUtc="2026-06-21T00:44:00Z">
        <w:r w:rsidR="00A7284F">
          <w:t>hard-discount stores</w:t>
        </w:r>
      </w:ins>
      <w:del w:id="229" w:author="Sophia Aristizabal Florez" w:date="2026-06-20T19:43:00Z" w16du:dateUtc="2026-06-21T00:43:00Z">
        <w:r w:rsidRPr="00825AAE" w:rsidDel="00A7284F">
          <w:delText>ts may</w:delText>
        </w:r>
      </w:del>
      <w:r w:rsidRPr="00825AAE">
        <w:t xml:space="preserve"> influence both crime and commercial activity \parencite{</w:t>
      </w:r>
      <w:r w:rsidRPr="00D54378">
        <w:t>delgado2024</w:t>
      </w:r>
      <w:r w:rsidRPr="00825AAE">
        <w:t>, jaramillo2021low</w:t>
      </w:r>
      <w:r w:rsidRPr="00825AAE">
        <w:rPr>
          <w:lang w:val="en-US"/>
        </w:rPr>
        <w:t>},</w:t>
      </w:r>
      <w:r w:rsidRPr="00825AAE">
        <w:rPr>
          <w:b/>
          <w:bCs/>
          <w:color w:val="000000"/>
        </w:rPr>
        <w:t xml:space="preserve"> </w:t>
      </w:r>
      <w:r w:rsidRPr="00825AAE">
        <w:t xml:space="preserve">their inclusion as control variables is important to evaluate the validity of </w:t>
      </w:r>
      <w:del w:id="230" w:author="Sophia Aristizabal Florez" w:date="2026-06-20T19:45:00Z" w16du:dateUtc="2026-06-21T00:45:00Z">
        <w:r w:rsidRPr="00825AAE" w:rsidDel="00A7284F">
          <w:delText xml:space="preserve">the </w:delText>
        </w:r>
      </w:del>
      <w:ins w:id="231" w:author="Sophia Aristizabal Florez" w:date="2026-06-20T19:45:00Z" w16du:dateUtc="2026-06-21T00:45:00Z">
        <w:r w:rsidR="00A7284F">
          <w:t>my</w:t>
        </w:r>
        <w:r w:rsidR="00A7284F" w:rsidRPr="00825AAE">
          <w:t xml:space="preserve"> </w:t>
        </w:r>
      </w:ins>
      <w:r w:rsidRPr="00825AAE">
        <w:t>results</w:t>
      </w:r>
      <w:ins w:id="232" w:author="Sophia Aristizabal Florez" w:date="2026-06-20T19:44:00Z" w16du:dateUtc="2026-06-21T00:44:00Z">
        <w:r w:rsidR="00A7284F">
          <w:t xml:space="preserve"> </w:t>
        </w:r>
      </w:ins>
      <w:r w:rsidRPr="00825AAE">
        <w:t>.\\</w:t>
      </w:r>
    </w:p>
    <w:p w14:paraId="12033506" w14:textId="5004422D" w:rsidR="00110BC0" w:rsidRPr="00825AAE" w:rsidRDefault="00C56504" w:rsidP="000E0570">
      <w:pPr>
        <w:spacing w:line="360" w:lineRule="auto"/>
        <w:ind w:firstLine="720"/>
        <w:jc w:val="both"/>
      </w:pPr>
      <w:r w:rsidRPr="00C56504">
        <w:t>Finally, I used the Quality of Life Survey of</w:t>
      </w:r>
      <w:ins w:id="233" w:author="Sophia Aristizabal Florez" w:date="2026-06-20T19:46:00Z" w16du:dateUtc="2026-06-21T00:46:00Z">
        <w:r w:rsidR="00A7284F">
          <w:t xml:space="preserve"> </w:t>
        </w:r>
      </w:ins>
      <w:del w:id="234" w:author="Sophia Aristizabal Florez" w:date="2026-06-20T19:46:00Z" w16du:dateUtc="2026-06-21T00:46:00Z">
        <w:r w:rsidRPr="00C56504" w:rsidDel="00A7284F">
          <w:delText> </w:delText>
        </w:r>
      </w:del>
      <w:r w:rsidRPr="00C56504">
        <w:t>Bogotá (2007)</w:t>
      </w:r>
      <w:ins w:id="235" w:author="Sophia Aristizabal Florez" w:date="2026-06-20T19:45:00Z" w16du:dateUtc="2026-06-21T00:45:00Z">
        <w:r w:rsidR="00A7284F">
          <w:t xml:space="preserve"> </w:t>
        </w:r>
      </w:ins>
      <w:r w:rsidRPr="00C56504">
        <w:t>\footnote{Access at \url{https://www.dane.gov.co/index.php/estadisticas-por-tema/salud/calidad-de-vida-ecv/encuesta-nacional-de-calidad-de-vida-2007-bogota}} to characterize the baseline socioeconomic conditions of treated and never-treated UPZs prior to the arrival of OXXO in 2009. Additionally, data from Mapas Bogotá were used to construct time-invariant socioeconomic and environmental controls at the UPZ level. These variables are included for descriptive purposes to assess the non-random spatial distribution of OXXO stores, although they are absorbed by the two-way fixed effects (TWFE) specification.</w:t>
      </w:r>
    </w:p>
    <w:p w14:paraId="2015DA48" w14:textId="77777777" w:rsidR="00110BC0" w:rsidRPr="00825AAE" w:rsidRDefault="00110BC0" w:rsidP="000E0570">
      <w:pPr>
        <w:spacing w:line="360" w:lineRule="auto"/>
        <w:ind w:firstLine="720"/>
        <w:jc w:val="both"/>
      </w:pPr>
    </w:p>
    <w:p w14:paraId="0163D15B" w14:textId="77777777" w:rsidR="00110BC0" w:rsidRPr="00825AAE" w:rsidRDefault="00110BC0" w:rsidP="000E0570">
      <w:pPr>
        <w:spacing w:line="360" w:lineRule="auto"/>
        <w:ind w:firstLine="720"/>
        <w:jc w:val="both"/>
      </w:pPr>
    </w:p>
    <w:p w14:paraId="6D633153" w14:textId="77777777" w:rsidR="00110BC0" w:rsidRPr="00A23AE4" w:rsidDel="00A7284F" w:rsidRDefault="00110BC0" w:rsidP="000E0570">
      <w:pPr>
        <w:spacing w:line="360" w:lineRule="auto"/>
        <w:ind w:firstLine="720"/>
        <w:jc w:val="both"/>
        <w:rPr>
          <w:del w:id="236" w:author="Sophia Aristizabal Florez" w:date="2026-06-20T19:47:00Z" w16du:dateUtc="2026-06-21T00:47:00Z"/>
          <w:lang w:val="en-US"/>
          <w:rPrChange w:id="237" w:author="Sophia Aristizabal Florez" w:date="2026-06-20T23:28:00Z" w16du:dateUtc="2026-06-21T04:28:00Z">
            <w:rPr>
              <w:del w:id="238" w:author="Sophia Aristizabal Florez" w:date="2026-06-20T19:47:00Z" w16du:dateUtc="2026-06-21T00:47:00Z"/>
            </w:rPr>
          </w:rPrChange>
        </w:rPr>
      </w:pPr>
    </w:p>
    <w:p w14:paraId="11682FDF" w14:textId="77777777" w:rsidR="00110BC0" w:rsidRPr="00825AAE" w:rsidDel="00A7284F" w:rsidRDefault="00110BC0" w:rsidP="000E0570">
      <w:pPr>
        <w:spacing w:line="360" w:lineRule="auto"/>
        <w:ind w:firstLine="720"/>
        <w:jc w:val="both"/>
        <w:rPr>
          <w:del w:id="239" w:author="Sophia Aristizabal Florez" w:date="2026-06-20T19:47:00Z" w16du:dateUtc="2026-06-21T00:47:00Z"/>
        </w:rPr>
      </w:pPr>
    </w:p>
    <w:p w14:paraId="65014079" w14:textId="77777777" w:rsidR="00110BC0" w:rsidRDefault="00110BC0" w:rsidP="00A7284F">
      <w:pPr>
        <w:spacing w:line="360" w:lineRule="auto"/>
        <w:jc w:val="both"/>
        <w:pPrChange w:id="240" w:author="Sophia Aristizabal Florez" w:date="2026-06-20T19:47:00Z" w16du:dateUtc="2026-06-21T00:47:00Z">
          <w:pPr>
            <w:spacing w:line="360" w:lineRule="auto"/>
            <w:ind w:firstLine="720"/>
            <w:jc w:val="both"/>
          </w:pPr>
        </w:pPrChange>
      </w:pPr>
    </w:p>
    <w:p w14:paraId="4C2D5F77" w14:textId="3876332E" w:rsidR="00BF40EB" w:rsidRDefault="00BF40EB" w:rsidP="000E0570">
      <w:pPr>
        <w:spacing w:line="360" w:lineRule="auto"/>
        <w:jc w:val="both"/>
        <w:rPr>
          <w:b/>
          <w:bCs/>
          <w:lang w:val="en-US"/>
        </w:rPr>
      </w:pPr>
    </w:p>
    <w:p w14:paraId="1DFB2696" w14:textId="134BDBB5" w:rsidR="00110BC0" w:rsidRPr="007270EA" w:rsidRDefault="00110BC0" w:rsidP="000E0570">
      <w:pPr>
        <w:spacing w:line="360" w:lineRule="auto"/>
        <w:jc w:val="both"/>
        <w:rPr>
          <w:b/>
          <w:bCs/>
          <w:lang w:val="en-US"/>
        </w:rPr>
      </w:pPr>
      <w:r w:rsidRPr="00825AAE">
        <w:rPr>
          <w:b/>
          <w:bCs/>
          <w:lang w:val="en-US"/>
        </w:rPr>
        <w:lastRenderedPageBreak/>
        <w:t xml:space="preserve">STATISTICS  </w:t>
      </w:r>
    </w:p>
    <w:p w14:paraId="5549A8EF" w14:textId="3C3C436A" w:rsidR="00B14C2B" w:rsidRPr="00D503A7" w:rsidRDefault="00797D31" w:rsidP="000E0570">
      <w:pPr>
        <w:spacing w:line="360" w:lineRule="auto"/>
        <w:jc w:val="both"/>
      </w:pPr>
      <w:r>
        <w:rPr>
          <w:kern w:val="2"/>
          <w:lang w:val="en-US"/>
        </w:rPr>
        <w:t>First</w:t>
      </w:r>
      <w:r w:rsidR="003D47FC">
        <w:rPr>
          <w:kern w:val="2"/>
          <w:lang w:val="en-US"/>
        </w:rPr>
        <w:t>, it is important to illustrate the preliminary differences between controlled and treated UPZs</w:t>
      </w:r>
      <w:r w:rsidR="00452CDD">
        <w:rPr>
          <w:kern w:val="2"/>
          <w:lang w:val="en-US"/>
        </w:rPr>
        <w:t>,</w:t>
      </w:r>
      <w:r w:rsidR="003D47FC">
        <w:rPr>
          <w:kern w:val="2"/>
          <w:lang w:val="en-US"/>
        </w:rPr>
        <w:t xml:space="preserve"> not only in terms of crime activity, but also </w:t>
      </w:r>
      <w:r w:rsidR="00452CDD" w:rsidRPr="00452CDD">
        <w:rPr>
          <w:kern w:val="2"/>
        </w:rPr>
        <w:t>regarding socioeconomic and accessibility variables</w:t>
      </w:r>
      <w:r w:rsidR="008977E2">
        <w:rPr>
          <w:kern w:val="2"/>
          <w:lang w:val="en-US"/>
        </w:rPr>
        <w:t>. Table</w:t>
      </w:r>
      <w:r w:rsidR="008977E2" w:rsidRPr="00825AAE">
        <w:t>~\ref{</w:t>
      </w:r>
      <w:proofErr w:type="gramStart"/>
      <w:r w:rsidR="008977E2">
        <w:t>tab</w:t>
      </w:r>
      <w:r w:rsidR="008977E2" w:rsidRPr="00825AAE">
        <w:t>:</w:t>
      </w:r>
      <w:r w:rsidR="00D503A7" w:rsidRPr="00D503A7">
        <w:t>treatment</w:t>
      </w:r>
      <w:proofErr w:type="gramEnd"/>
      <w:r w:rsidR="00D503A7" w:rsidRPr="00D503A7">
        <w:t>_distribution_years</w:t>
      </w:r>
      <w:r w:rsidR="008977E2" w:rsidRPr="00825AAE">
        <w:t>}</w:t>
      </w:r>
      <w:r w:rsidR="008977E2">
        <w:t xml:space="preserve"> presents the staggered arrival of OXXO stores across UPZs per year between 2015 to 2022. Although the panel was constructed quarterly, the arrival of locations do not variate drastically among quarters per year. This table shows that </w:t>
      </w:r>
      <w:r w:rsidR="00452CDD">
        <w:rPr>
          <w:kern w:val="2"/>
        </w:rPr>
        <w:t xml:space="preserve">there was an increase </w:t>
      </w:r>
      <w:r w:rsidR="00452CDD" w:rsidRPr="00452CDD">
        <w:rPr>
          <w:kern w:val="2"/>
        </w:rPr>
        <w:t>in treated UPZs starting in 2019, while a substantial number of control units remain</w:t>
      </w:r>
      <w:r w:rsidR="00452CDD">
        <w:rPr>
          <w:kern w:val="2"/>
        </w:rPr>
        <w:t>ed</w:t>
      </w:r>
      <w:r w:rsidR="00452CDD" w:rsidRPr="00452CDD">
        <w:rPr>
          <w:kern w:val="2"/>
        </w:rPr>
        <w:t xml:space="preserve"> available for comparison</w:t>
      </w:r>
      <w:r w:rsidR="00452CDD">
        <w:rPr>
          <w:kern w:val="2"/>
        </w:rPr>
        <w:t xml:space="preserve"> over the years</w:t>
      </w:r>
      <w:r w:rsidR="00452CDD" w:rsidRPr="00452CDD">
        <w:rPr>
          <w:kern w:val="2"/>
        </w:rPr>
        <w:t>.</w:t>
      </w:r>
      <w:r w:rsidR="000E0570">
        <w:rPr>
          <w:kern w:val="2"/>
          <w:lang w:val="en-US"/>
        </w:rPr>
        <w:t>\\</w:t>
      </w:r>
    </w:p>
    <w:p w14:paraId="0F376372" w14:textId="69D7B642" w:rsidR="000E0570" w:rsidRDefault="00452CDD" w:rsidP="00440A32">
      <w:pPr>
        <w:spacing w:line="360" w:lineRule="auto"/>
        <w:ind w:firstLine="720"/>
        <w:jc w:val="both"/>
      </w:pPr>
      <w:r>
        <w:t xml:space="preserve">This variation shown may not be as drastic as OXXO´s stores growth depicted in </w:t>
      </w:r>
      <w:r w:rsidR="000E0570">
        <w:t>figure</w:t>
      </w:r>
      <w:r w:rsidRPr="00825AAE">
        <w:t>~\ref{</w:t>
      </w:r>
      <w:r w:rsidR="00440A32">
        <w:t>fig</w:t>
      </w:r>
      <w:r w:rsidRPr="00825AAE">
        <w:t>:</w:t>
      </w:r>
      <w:r w:rsidR="00440A32" w:rsidRPr="00440A32">
        <w:t>EVOLUTION_OXXO</w:t>
      </w:r>
      <w:r w:rsidRPr="00825AAE">
        <w:t>}</w:t>
      </w:r>
      <w:r w:rsidR="000E0570" w:rsidRPr="000E0570">
        <w:t>. This suggests that some UPZs host a disproportionately higher number of establishments in order to account for the overall increase in OXXO stores across Bogotá. Moreover, this raises the question of whether treatment intensity should be explicitly considered in the analysis.</w:t>
      </w:r>
      <w:r w:rsidR="000E0570">
        <w:t xml:space="preserve"> </w:t>
      </w:r>
      <w:r w:rsidR="000E0570" w:rsidRPr="000E0570">
        <w:t>Although Figure~\ref{fig:Treatment_intensity} does not provide a detailed spatial distribution of OXXO stores at the UPZ level over time, it illustrates the evolution of the average number of stores per cohort.</w:t>
      </w:r>
      <w:r w:rsidR="000E0570">
        <w:t xml:space="preserve"> </w:t>
      </w:r>
      <w:r w:rsidR="000E0570" w:rsidRPr="000E0570">
        <w:t>The figure shows that, in early periods, differences between cohorts were relatively small (less than one store on average), whereas in later periods these differences became more pronounced.</w:t>
      </w:r>
      <w:r w:rsidR="000E0570">
        <w:t xml:space="preserve"> </w:t>
      </w:r>
      <w:r w:rsidR="000E0570" w:rsidRPr="000E0570">
        <w:t>This pattern suggests that variation in treatment intensity may play a role in shaping the estimated relationship between OXXO presence and crime, and therefore warrants further evaluation</w:t>
      </w:r>
      <w:r w:rsidR="000E0570">
        <w:t>.\\</w:t>
      </w:r>
    </w:p>
    <w:p w14:paraId="59B6C5E4" w14:textId="047187D1" w:rsidR="003764A5" w:rsidRDefault="004523D7" w:rsidP="00B02CBC">
      <w:pPr>
        <w:spacing w:line="360" w:lineRule="auto"/>
        <w:ind w:firstLine="720"/>
        <w:jc w:val="both"/>
      </w:pPr>
      <w:r w:rsidRPr="004523D7">
        <w:t>On the other hand, Figure~\ref{fig:</w:t>
      </w:r>
      <w:r w:rsidR="00B02CBC" w:rsidRPr="00B02CBC">
        <w:t>Treatment_intensity</w:t>
      </w:r>
      <w:r w:rsidR="007B4D1B">
        <w:t>}</w:t>
      </w:r>
      <w:r w:rsidRPr="004523D7">
        <w:t xml:space="preserve"> present</w:t>
      </w:r>
      <w:r w:rsidR="007B4D1B">
        <w:t>s</w:t>
      </w:r>
      <w:r w:rsidRPr="004523D7">
        <w:t xml:space="preserve"> preliminary evidence </w:t>
      </w:r>
      <w:r w:rsidR="00C03D24">
        <w:t>the behavior of</w:t>
      </w:r>
      <w:r w:rsidR="00362E8A">
        <w:t xml:space="preserve"> different types of crime rates </w:t>
      </w:r>
      <w:r>
        <w:t>across</w:t>
      </w:r>
      <w:r w:rsidR="00362E8A">
        <w:t xml:space="preserve"> the periods</w:t>
      </w:r>
      <w:r w:rsidR="007B4D1B">
        <w:t>.</w:t>
      </w:r>
      <w:r w:rsidRPr="004523D7">
        <w:t xml:space="preserve"> Specifically, they report the difference in mean crime rates between treated and not-yet-treated UPZs for each quarter, along with an indication of whether these differences are statistically significant at the 5</w:t>
      </w:r>
      <w:r w:rsidR="009076DB">
        <w:t>\</w:t>
      </w:r>
      <w:r w:rsidRPr="004523D7">
        <w:t>% level.</w:t>
      </w:r>
      <w:r>
        <w:t xml:space="preserve"> </w:t>
      </w:r>
      <w:r w:rsidRPr="004523D7">
        <w:t>For instance, Panel~\ref{fig:diff_people} shows that, for personal theft, there was a statistically significant difference between groups during the quarters from 2015-Q1 to 2019-Q1. This indicates that, on average, treated UPZs exhibited higher crime rates than those not yet treated.</w:t>
      </w:r>
      <w:r>
        <w:t>\\</w:t>
      </w:r>
    </w:p>
    <w:p w14:paraId="186AE9F7" w14:textId="6A6E50FC" w:rsidR="004523D7" w:rsidRDefault="003764A5" w:rsidP="003764A5">
      <w:pPr>
        <w:spacing w:line="360" w:lineRule="auto"/>
        <w:ind w:firstLine="720"/>
        <w:jc w:val="both"/>
      </w:pPr>
      <w:commentRangeStart w:id="241"/>
      <w:r w:rsidRPr="003764A5">
        <w:t>These results are consistent with expectations, as theft is the crime category most likely to be positively associated with the presence of OXXO stores. This finding aligns with the hypothesis that such establishments may function as crime attractors by increasing the flow of suitable targets. However, this pattern may also reflect the possibility that OXXO stores are disproportionately located in UPZs with inherently higher theft rates.</w:t>
      </w:r>
      <w:r w:rsidR="00BF40EB">
        <w:t xml:space="preserve"> Moreover, </w:t>
      </w:r>
      <w:r>
        <w:t>t</w:t>
      </w:r>
      <w:r w:rsidRPr="003764A5">
        <w:t xml:space="preserve">he </w:t>
      </w:r>
      <w:r w:rsidR="007B4D1B">
        <w:t>graphs</w:t>
      </w:r>
      <w:r w:rsidRPr="003764A5">
        <w:t xml:space="preserve"> indicate that differences </w:t>
      </w:r>
      <w:r w:rsidRPr="003764A5">
        <w:lastRenderedPageBreak/>
        <w:t xml:space="preserve">for other types of crime are not </w:t>
      </w:r>
      <w:r w:rsidR="007B4D1B">
        <w:t xml:space="preserve">generally </w:t>
      </w:r>
      <w:r w:rsidRPr="003764A5">
        <w:t xml:space="preserve">statistically significant. </w:t>
      </w:r>
      <w:r w:rsidR="007B4D1B" w:rsidRPr="007B4D1B">
        <w:t>This fits the pattern expected</w:t>
      </w:r>
      <w:r w:rsidR="007B4D1B">
        <w:t>,</w:t>
      </w:r>
      <w:r w:rsidRPr="003764A5">
        <w:t xml:space="preserve"> as crimes such as sexual violence or vehicle and motorcycle theft are less likely to be influenced by OXXO presence.</w:t>
      </w:r>
      <w:r>
        <w:t xml:space="preserve"> </w:t>
      </w:r>
      <w:r w:rsidR="004523D7" w:rsidRPr="003764A5">
        <w:t xml:space="preserve">These </w:t>
      </w:r>
      <w:r w:rsidRPr="003764A5">
        <w:t>offenses</w:t>
      </w:r>
      <w:r w:rsidR="004523D7" w:rsidRPr="003764A5">
        <w:t xml:space="preserve"> often rely on different spatial and social dynamics, such as secluded areas or long-term parking patterns, which remain largely unaffected </w:t>
      </w:r>
      <w:r w:rsidR="007B4D1B">
        <w:t xml:space="preserve">by </w:t>
      </w:r>
      <w:r w:rsidR="004523D7" w:rsidRPr="003764A5">
        <w:t>convenience retail expansion</w:t>
      </w:r>
      <w:r w:rsidR="007B4D1B">
        <w:t xml:space="preserve">  \hl</w:t>
      </w:r>
      <w:r w:rsidR="007B4D1B">
        <w:rPr>
          <w:lang w:val="en-US"/>
        </w:rPr>
        <w:t>{</w:t>
      </w:r>
      <w:proofErr w:type="spellStart"/>
      <w:r w:rsidR="007B4D1B">
        <w:rPr>
          <w:lang w:val="en-US"/>
        </w:rPr>
        <w:t>cita</w:t>
      </w:r>
      <w:proofErr w:type="spellEnd"/>
      <w:r w:rsidR="007B4D1B">
        <w:rPr>
          <w:lang w:val="en-US"/>
        </w:rPr>
        <w:t>}</w:t>
      </w:r>
      <w:r w:rsidR="004523D7" w:rsidRPr="003764A5">
        <w:t>.</w:t>
      </w:r>
      <w:r w:rsidRPr="003764A5">
        <w:t>\\</w:t>
      </w:r>
      <w:commentRangeEnd w:id="241"/>
      <w:r w:rsidR="00932B7F">
        <w:rPr>
          <w:rStyle w:val="CommentReference"/>
        </w:rPr>
        <w:commentReference w:id="241"/>
      </w:r>
    </w:p>
    <w:p w14:paraId="72F26368" w14:textId="29964F11" w:rsidR="00307F61" w:rsidRPr="00307F61" w:rsidRDefault="003764A5" w:rsidP="00307F61">
      <w:pPr>
        <w:spacing w:line="360" w:lineRule="auto"/>
        <w:ind w:firstLine="720"/>
        <w:jc w:val="both"/>
        <w:rPr>
          <w:lang w:val="en-US"/>
        </w:rPr>
      </w:pPr>
      <w:r>
        <w:t>Table</w:t>
      </w:r>
      <w:r w:rsidRPr="004523D7">
        <w:t>~\ref{</w:t>
      </w:r>
      <w:r>
        <w:t>tab</w:t>
      </w:r>
      <w:r w:rsidRPr="004523D7">
        <w:t>:</w:t>
      </w:r>
      <w:r w:rsidRPr="003764A5">
        <w:t>diferencias_medias_controles_fijos</w:t>
      </w:r>
      <w:r w:rsidRPr="004523D7">
        <w:t>}</w:t>
      </w:r>
      <w:r>
        <w:t xml:space="preserve"> also shows preliminary differences between treated and never treated groups. </w:t>
      </w:r>
      <w:r w:rsidR="00932B7F">
        <w:t xml:space="preserve">The variables chosen help to visualize that </w:t>
      </w:r>
      <w:r w:rsidR="00932B7F" w:rsidRPr="00932B7F">
        <w:t xml:space="preserve">OXXOs are located in areas where there is higher traffic, accessibility, </w:t>
      </w:r>
      <w:r w:rsidR="00932B7F">
        <w:t>quality of life</w:t>
      </w:r>
      <w:r w:rsidR="007B4D1B">
        <w:t>,</w:t>
      </w:r>
      <w:r w:rsidR="00932B7F">
        <w:t xml:space="preserve"> and </w:t>
      </w:r>
      <w:r w:rsidR="00932B7F" w:rsidRPr="00932B7F">
        <w:t>purchasing power</w:t>
      </w:r>
      <w:r w:rsidR="00932B7F">
        <w:t xml:space="preserve">. </w:t>
      </w:r>
      <w:r w:rsidR="00307F61" w:rsidRPr="00307F61">
        <w:t>Moreover, these results indicate that potential market size may not be adequately captured by population measures alone</w:t>
      </w:r>
      <w:r w:rsidR="00307F61">
        <w:t xml:space="preserve"> (</w:t>
      </w:r>
      <w:r w:rsidR="00307F61" w:rsidRPr="00307F61">
        <w:t>such as total inhabitants or household size in 2007</w:t>
      </w:r>
      <w:r w:rsidR="00307F61">
        <w:t xml:space="preserve">), </w:t>
      </w:r>
      <w:r w:rsidR="00307F61" w:rsidRPr="00307F61">
        <w:t xml:space="preserve">but rather by indicators of economic activity and consumption capacity. </w:t>
      </w:r>
      <w:r w:rsidR="00307F61" w:rsidRPr="00307F61">
        <w:rPr>
          <w:highlight w:val="yellow"/>
        </w:rPr>
        <w:t>Since OXXO's product mix consists primarily of non-essential daily goods and convenience items rather than vital necessities, th</w:t>
      </w:r>
      <w:r w:rsidR="007B4D1B">
        <w:rPr>
          <w:highlight w:val="yellow"/>
        </w:rPr>
        <w:t>is retail chain</w:t>
      </w:r>
      <w:r w:rsidR="00C03D24">
        <w:rPr>
          <w:highlight w:val="yellow"/>
        </w:rPr>
        <w:t xml:space="preserve"> </w:t>
      </w:r>
      <w:r w:rsidR="00307F61" w:rsidRPr="00307F61">
        <w:rPr>
          <w:highlight w:val="yellow"/>
        </w:rPr>
        <w:t>prioritizes locations with high-income transit rather than just high residential density.</w:t>
      </w:r>
      <w:r w:rsidR="00307F61">
        <w:t xml:space="preserve"> </w:t>
      </w:r>
      <w:r w:rsidR="00932B7F" w:rsidRPr="00932B7F">
        <w:t>Th</w:t>
      </w:r>
      <w:r w:rsidR="009A3AC5">
        <w:t>e</w:t>
      </w:r>
      <w:r w:rsidR="00932B7F" w:rsidRPr="00932B7F">
        <w:t>s</w:t>
      </w:r>
      <w:r w:rsidR="009A3AC5">
        <w:t>e</w:t>
      </w:r>
      <w:r w:rsidR="00932B7F" w:rsidRPr="00932B7F">
        <w:t xml:space="preserve"> </w:t>
      </w:r>
      <w:r w:rsidR="00932B7F">
        <w:t>results are consistent</w:t>
      </w:r>
      <w:r w:rsidR="00932B7F" w:rsidRPr="00932B7F">
        <w:t xml:space="preserve"> with what was confirmed by \textcite{marcos2022}, where convenience store chains in Mexico were found to be distributed by similar characteristics.</w:t>
      </w:r>
      <w:r w:rsidR="00307F61">
        <w:rPr>
          <w:lang w:val="en-US"/>
        </w:rPr>
        <w:t>\\</w:t>
      </w:r>
    </w:p>
    <w:p w14:paraId="484C5D89" w14:textId="5D382C1F" w:rsidR="0069295C" w:rsidRDefault="0069295C" w:rsidP="0069295C">
      <w:pPr>
        <w:spacing w:line="360" w:lineRule="auto"/>
        <w:ind w:firstLine="720"/>
        <w:jc w:val="both"/>
      </w:pPr>
      <w:r w:rsidRPr="0069295C">
        <w:t xml:space="preserve">I also evaluated whether there was indeed a tendency for hard discount stores, such as D1, Ara, and Justo </w:t>
      </w:r>
      <w:r w:rsidR="00D503A7">
        <w:t>\</w:t>
      </w:r>
      <w:r w:rsidRPr="0069295C">
        <w:t>&amp; Bueno, to locate near OXXO establishments. In Appendix~\ref{sec:controles_cadenas_descuento}, I show some of the results, and in general find that for all years these hard discount stores were significantly more prone to locate in UPZs treated with OXXO than in those without. With this evidence, I will include these chains as regressors mainly due to their probable influence on the dependent variables, as shown by \cite{jaramillo2021low} in their investigation.</w:t>
      </w:r>
      <w:r w:rsidR="00847CB7">
        <w:t xml:space="preserve"> </w:t>
      </w:r>
      <w:r w:rsidR="00110314" w:rsidRPr="00110314">
        <w:t>However, I considered them in the regression as baseline covariates, meaning that I only took into account their presence in the UPZ in the quarter before the analysis to avoid confounding effects.</w:t>
      </w:r>
      <w:r>
        <w:t>\\</w:t>
      </w:r>
    </w:p>
    <w:p w14:paraId="41A9A56E" w14:textId="46F95238" w:rsidR="00110314" w:rsidRPr="009076DB" w:rsidRDefault="009076DB" w:rsidP="00110314">
      <w:pPr>
        <w:spacing w:line="360" w:lineRule="auto"/>
        <w:ind w:firstLine="720"/>
        <w:jc w:val="both"/>
      </w:pPr>
      <w:r w:rsidRPr="009076DB">
        <w:t>Although I considered hard discount chains as factors that may bias the estimation, other unobserved variables could also affect the results.</w:t>
      </w:r>
      <w:r w:rsidR="00110314" w:rsidRPr="009076DB">
        <w:t xml:space="preserve"> For instance, public works can reduce pedestrian and vehicular traffic for certain periods within the analysis; a new park may attract different demographic flows; and the presence of other commercial establishments, such as bars, nightclubs, or grocery stores, may impact the estimation of the causal effect, especially if they open or close during the period of study. Nonetheless, some of these variables may remain constant from 2015 to 2022. Furthermore, other establishments may be controlled for by unit fixed effects, as they tend </w:t>
      </w:r>
      <w:r w:rsidR="00110314" w:rsidRPr="009076DB">
        <w:lastRenderedPageBreak/>
        <w:t xml:space="preserve">to be located in areas that maintain their core characteristics; for example, nightclubs often open in </w:t>
      </w:r>
      <w:r w:rsidRPr="009076DB">
        <w:t>places</w:t>
      </w:r>
      <w:r w:rsidR="00110314" w:rsidRPr="009076DB">
        <w:t xml:space="preserve"> already recognized as nightlife districts.</w:t>
      </w:r>
    </w:p>
    <w:p w14:paraId="48B709FE" w14:textId="77777777" w:rsidR="000E0570" w:rsidRDefault="000E0570" w:rsidP="000E0570">
      <w:pPr>
        <w:jc w:val="both"/>
        <w:rPr>
          <w:b/>
          <w:bCs/>
        </w:rPr>
      </w:pPr>
    </w:p>
    <w:p w14:paraId="798515C7" w14:textId="77777777" w:rsidR="000E0570" w:rsidRDefault="000E0570" w:rsidP="000E0570">
      <w:pPr>
        <w:jc w:val="both"/>
        <w:rPr>
          <w:b/>
          <w:bCs/>
        </w:rPr>
      </w:pPr>
    </w:p>
    <w:p w14:paraId="266348B8" w14:textId="77777777" w:rsidR="000E0570" w:rsidRDefault="000E0570" w:rsidP="000E0570">
      <w:pPr>
        <w:jc w:val="both"/>
        <w:rPr>
          <w:b/>
          <w:bCs/>
        </w:rPr>
      </w:pPr>
    </w:p>
    <w:p w14:paraId="1CB2AC06" w14:textId="77777777" w:rsidR="000E0570" w:rsidRDefault="000E0570" w:rsidP="000E0570">
      <w:pPr>
        <w:jc w:val="both"/>
        <w:rPr>
          <w:b/>
          <w:bCs/>
        </w:rPr>
      </w:pPr>
    </w:p>
    <w:p w14:paraId="11A9F59B" w14:textId="77777777" w:rsidR="009076DB" w:rsidRDefault="009076DB" w:rsidP="000E0570">
      <w:pPr>
        <w:jc w:val="both"/>
        <w:rPr>
          <w:b/>
          <w:bCs/>
        </w:rPr>
      </w:pPr>
    </w:p>
    <w:p w14:paraId="707EBDC4" w14:textId="77777777" w:rsidR="009076DB" w:rsidRDefault="009076DB" w:rsidP="000E0570">
      <w:pPr>
        <w:jc w:val="both"/>
        <w:rPr>
          <w:b/>
          <w:bCs/>
        </w:rPr>
      </w:pPr>
    </w:p>
    <w:p w14:paraId="29368B85" w14:textId="77777777" w:rsidR="009076DB" w:rsidRDefault="009076DB" w:rsidP="000E0570">
      <w:pPr>
        <w:jc w:val="both"/>
        <w:rPr>
          <w:b/>
          <w:bCs/>
        </w:rPr>
      </w:pPr>
    </w:p>
    <w:p w14:paraId="2515A9A2" w14:textId="77777777" w:rsidR="009076DB" w:rsidRDefault="009076DB" w:rsidP="000E0570">
      <w:pPr>
        <w:jc w:val="both"/>
        <w:rPr>
          <w:b/>
          <w:bCs/>
        </w:rPr>
      </w:pPr>
    </w:p>
    <w:p w14:paraId="2A986697" w14:textId="77777777" w:rsidR="009076DB" w:rsidRDefault="009076DB" w:rsidP="000E0570">
      <w:pPr>
        <w:jc w:val="both"/>
        <w:rPr>
          <w:b/>
          <w:bCs/>
        </w:rPr>
      </w:pPr>
    </w:p>
    <w:p w14:paraId="47BE61A0" w14:textId="77777777" w:rsidR="009076DB" w:rsidRDefault="009076DB" w:rsidP="000E0570">
      <w:pPr>
        <w:jc w:val="both"/>
        <w:rPr>
          <w:b/>
          <w:bCs/>
        </w:rPr>
      </w:pPr>
    </w:p>
    <w:p w14:paraId="3AC96BEB" w14:textId="77777777" w:rsidR="000E0570" w:rsidRDefault="000E0570" w:rsidP="000E0570">
      <w:pPr>
        <w:jc w:val="both"/>
        <w:rPr>
          <w:b/>
          <w:bCs/>
        </w:rPr>
      </w:pPr>
    </w:p>
    <w:p w14:paraId="0F8DC610" w14:textId="77777777" w:rsidR="00F12B49" w:rsidRDefault="00F12B49" w:rsidP="000E0570">
      <w:pPr>
        <w:jc w:val="both"/>
        <w:rPr>
          <w:b/>
          <w:bCs/>
          <w:lang w:val="en-US"/>
        </w:rPr>
      </w:pPr>
    </w:p>
    <w:p w14:paraId="1C97E3E6" w14:textId="77777777" w:rsidR="00B63870" w:rsidRDefault="00B63870" w:rsidP="000E0570">
      <w:pPr>
        <w:jc w:val="both"/>
        <w:rPr>
          <w:b/>
          <w:bCs/>
          <w:lang w:val="en-US"/>
        </w:rPr>
      </w:pPr>
    </w:p>
    <w:p w14:paraId="7327E800" w14:textId="77777777" w:rsidR="00B63870" w:rsidRDefault="00B63870" w:rsidP="000E0570">
      <w:pPr>
        <w:jc w:val="both"/>
        <w:rPr>
          <w:b/>
          <w:bCs/>
          <w:lang w:val="en-US"/>
        </w:rPr>
      </w:pPr>
    </w:p>
    <w:p w14:paraId="5370DB66" w14:textId="77777777" w:rsidR="00B63870" w:rsidRDefault="00B63870" w:rsidP="000E0570">
      <w:pPr>
        <w:jc w:val="both"/>
        <w:rPr>
          <w:b/>
          <w:bCs/>
          <w:lang w:val="en-US"/>
        </w:rPr>
      </w:pPr>
    </w:p>
    <w:p w14:paraId="5C2E8AD1" w14:textId="77777777" w:rsidR="00B63870" w:rsidRDefault="00B63870" w:rsidP="000E0570">
      <w:pPr>
        <w:jc w:val="both"/>
        <w:rPr>
          <w:b/>
          <w:bCs/>
          <w:lang w:val="en-US"/>
        </w:rPr>
      </w:pPr>
    </w:p>
    <w:p w14:paraId="3F9BD4FB" w14:textId="77777777" w:rsidR="00B63870" w:rsidRDefault="00B63870" w:rsidP="000E0570">
      <w:pPr>
        <w:jc w:val="both"/>
        <w:rPr>
          <w:b/>
          <w:bCs/>
          <w:lang w:val="en-US"/>
        </w:rPr>
      </w:pPr>
    </w:p>
    <w:p w14:paraId="23380ED3" w14:textId="77777777" w:rsidR="00B63870" w:rsidRDefault="00B63870" w:rsidP="000E0570">
      <w:pPr>
        <w:jc w:val="both"/>
        <w:rPr>
          <w:b/>
          <w:bCs/>
          <w:lang w:val="en-US"/>
        </w:rPr>
      </w:pPr>
    </w:p>
    <w:p w14:paraId="0EBE1178" w14:textId="77777777" w:rsidR="00B63870" w:rsidRDefault="00B63870" w:rsidP="000E0570">
      <w:pPr>
        <w:jc w:val="both"/>
        <w:rPr>
          <w:b/>
          <w:bCs/>
          <w:lang w:val="en-US"/>
        </w:rPr>
      </w:pPr>
    </w:p>
    <w:p w14:paraId="15F2077E" w14:textId="77777777" w:rsidR="00B63870" w:rsidRDefault="00B63870" w:rsidP="000E0570">
      <w:pPr>
        <w:jc w:val="both"/>
        <w:rPr>
          <w:b/>
          <w:bCs/>
          <w:lang w:val="en-US"/>
        </w:rPr>
      </w:pPr>
    </w:p>
    <w:p w14:paraId="4ABD3374" w14:textId="77777777" w:rsidR="00B63870" w:rsidRDefault="00B63870" w:rsidP="000E0570">
      <w:pPr>
        <w:jc w:val="both"/>
        <w:rPr>
          <w:b/>
          <w:bCs/>
          <w:lang w:val="en-US"/>
        </w:rPr>
      </w:pPr>
    </w:p>
    <w:p w14:paraId="5D09E9F9" w14:textId="77777777" w:rsidR="00B63870" w:rsidRDefault="00B63870" w:rsidP="000E0570">
      <w:pPr>
        <w:jc w:val="both"/>
        <w:rPr>
          <w:b/>
          <w:bCs/>
          <w:lang w:val="en-US"/>
        </w:rPr>
      </w:pPr>
    </w:p>
    <w:p w14:paraId="246B7BFF" w14:textId="77777777" w:rsidR="00B63870" w:rsidRDefault="00B63870" w:rsidP="000E0570">
      <w:pPr>
        <w:jc w:val="both"/>
        <w:rPr>
          <w:b/>
          <w:bCs/>
          <w:lang w:val="en-US"/>
        </w:rPr>
      </w:pPr>
    </w:p>
    <w:p w14:paraId="46FF6B59" w14:textId="77777777" w:rsidR="00B63870" w:rsidRDefault="00B63870" w:rsidP="000E0570">
      <w:pPr>
        <w:jc w:val="both"/>
        <w:rPr>
          <w:b/>
          <w:bCs/>
          <w:lang w:val="en-US"/>
        </w:rPr>
      </w:pPr>
    </w:p>
    <w:p w14:paraId="7BBF8279" w14:textId="77777777" w:rsidR="00B63870" w:rsidRDefault="00B63870" w:rsidP="000E0570">
      <w:pPr>
        <w:jc w:val="both"/>
        <w:rPr>
          <w:b/>
          <w:bCs/>
          <w:lang w:val="en-US"/>
        </w:rPr>
      </w:pPr>
    </w:p>
    <w:p w14:paraId="1DBFCE56" w14:textId="77777777" w:rsidR="00B63870" w:rsidRDefault="00B63870" w:rsidP="000E0570">
      <w:pPr>
        <w:jc w:val="both"/>
        <w:rPr>
          <w:b/>
          <w:bCs/>
          <w:lang w:val="en-US"/>
        </w:rPr>
      </w:pPr>
    </w:p>
    <w:p w14:paraId="6CCD6DD1" w14:textId="77777777" w:rsidR="00B63870" w:rsidRDefault="00B63870" w:rsidP="000E0570">
      <w:pPr>
        <w:jc w:val="both"/>
        <w:rPr>
          <w:b/>
          <w:bCs/>
          <w:lang w:val="en-US"/>
        </w:rPr>
      </w:pPr>
    </w:p>
    <w:p w14:paraId="7768EAC0" w14:textId="77777777" w:rsidR="00B63870" w:rsidRDefault="00B63870" w:rsidP="000E0570">
      <w:pPr>
        <w:jc w:val="both"/>
        <w:rPr>
          <w:b/>
          <w:bCs/>
          <w:lang w:val="en-US"/>
        </w:rPr>
      </w:pPr>
    </w:p>
    <w:p w14:paraId="77C39890" w14:textId="77777777" w:rsidR="00B63870" w:rsidRDefault="00B63870" w:rsidP="000E0570">
      <w:pPr>
        <w:jc w:val="both"/>
        <w:rPr>
          <w:b/>
          <w:bCs/>
          <w:lang w:val="en-US"/>
        </w:rPr>
      </w:pPr>
    </w:p>
    <w:p w14:paraId="6C9E81B9" w14:textId="77777777" w:rsidR="00B63870" w:rsidRDefault="00B63870" w:rsidP="000E0570">
      <w:pPr>
        <w:jc w:val="both"/>
        <w:rPr>
          <w:b/>
          <w:bCs/>
          <w:lang w:val="en-US"/>
        </w:rPr>
      </w:pPr>
    </w:p>
    <w:p w14:paraId="0EDD850A" w14:textId="77777777" w:rsidR="00B63870" w:rsidRDefault="00B63870" w:rsidP="000E0570">
      <w:pPr>
        <w:jc w:val="both"/>
        <w:rPr>
          <w:b/>
          <w:bCs/>
          <w:lang w:val="en-US"/>
        </w:rPr>
      </w:pPr>
    </w:p>
    <w:p w14:paraId="7C8B1C1C" w14:textId="77777777" w:rsidR="00B63870" w:rsidRDefault="00B63870" w:rsidP="000E0570">
      <w:pPr>
        <w:jc w:val="both"/>
        <w:rPr>
          <w:b/>
          <w:bCs/>
          <w:lang w:val="en-US"/>
        </w:rPr>
      </w:pPr>
    </w:p>
    <w:p w14:paraId="5BFC5974" w14:textId="77777777" w:rsidR="00B63870" w:rsidRDefault="00B63870" w:rsidP="000E0570">
      <w:pPr>
        <w:jc w:val="both"/>
        <w:rPr>
          <w:b/>
          <w:bCs/>
          <w:lang w:val="en-US"/>
        </w:rPr>
      </w:pPr>
    </w:p>
    <w:p w14:paraId="639812E2" w14:textId="77777777" w:rsidR="00B63870" w:rsidRDefault="00B63870" w:rsidP="000E0570">
      <w:pPr>
        <w:jc w:val="both"/>
        <w:rPr>
          <w:b/>
          <w:bCs/>
          <w:lang w:val="en-US"/>
        </w:rPr>
      </w:pPr>
    </w:p>
    <w:p w14:paraId="52AFAD71" w14:textId="77777777" w:rsidR="00B63870" w:rsidRDefault="00B63870" w:rsidP="000E0570">
      <w:pPr>
        <w:jc w:val="both"/>
        <w:rPr>
          <w:b/>
          <w:bCs/>
          <w:lang w:val="en-US"/>
        </w:rPr>
      </w:pPr>
    </w:p>
    <w:p w14:paraId="14C55D92" w14:textId="77777777" w:rsidR="00B63870" w:rsidRDefault="00B63870" w:rsidP="000E0570">
      <w:pPr>
        <w:jc w:val="both"/>
        <w:rPr>
          <w:b/>
          <w:bCs/>
          <w:lang w:val="en-US"/>
        </w:rPr>
      </w:pPr>
    </w:p>
    <w:p w14:paraId="7F0B30D9" w14:textId="77777777" w:rsidR="00B63870" w:rsidRDefault="00B63870" w:rsidP="000E0570">
      <w:pPr>
        <w:jc w:val="both"/>
        <w:rPr>
          <w:b/>
          <w:bCs/>
          <w:lang w:val="en-US"/>
        </w:rPr>
      </w:pPr>
    </w:p>
    <w:p w14:paraId="0D6EB8F4" w14:textId="77777777" w:rsidR="00B63870" w:rsidRDefault="00B63870" w:rsidP="000E0570">
      <w:pPr>
        <w:jc w:val="both"/>
        <w:rPr>
          <w:b/>
          <w:bCs/>
          <w:lang w:val="en-US"/>
        </w:rPr>
      </w:pPr>
    </w:p>
    <w:p w14:paraId="5D570242" w14:textId="77777777" w:rsidR="00B63870" w:rsidRDefault="00B63870" w:rsidP="000E0570">
      <w:pPr>
        <w:jc w:val="both"/>
        <w:rPr>
          <w:b/>
          <w:bCs/>
          <w:lang w:val="en-US"/>
        </w:rPr>
      </w:pPr>
    </w:p>
    <w:p w14:paraId="41CD058A" w14:textId="77777777" w:rsidR="00797C44" w:rsidRDefault="00797C44" w:rsidP="000E0570">
      <w:pPr>
        <w:jc w:val="both"/>
        <w:rPr>
          <w:b/>
          <w:bCs/>
          <w:lang w:val="en-US"/>
        </w:rPr>
      </w:pPr>
    </w:p>
    <w:p w14:paraId="30A14AD0" w14:textId="77777777" w:rsidR="00797C44" w:rsidRDefault="00797C44" w:rsidP="000E0570">
      <w:pPr>
        <w:jc w:val="both"/>
        <w:rPr>
          <w:b/>
          <w:bCs/>
          <w:lang w:val="en-US"/>
        </w:rPr>
      </w:pPr>
    </w:p>
    <w:p w14:paraId="7A3CF62D" w14:textId="77777777" w:rsidR="00797C44" w:rsidRPr="00110314" w:rsidRDefault="00797C44" w:rsidP="000E0570">
      <w:pPr>
        <w:jc w:val="both"/>
        <w:rPr>
          <w:b/>
          <w:bCs/>
          <w:lang w:val="en-US"/>
        </w:rPr>
      </w:pPr>
    </w:p>
    <w:p w14:paraId="7D8FDCE9" w14:textId="77777777" w:rsidR="00110BC0" w:rsidRPr="00825AAE" w:rsidRDefault="00110BC0" w:rsidP="000E0570">
      <w:pPr>
        <w:jc w:val="both"/>
        <w:rPr>
          <w:b/>
          <w:bCs/>
        </w:rPr>
      </w:pPr>
    </w:p>
    <w:p w14:paraId="131AE3BD" w14:textId="77777777" w:rsidR="00110BC0" w:rsidRPr="00825AAE" w:rsidRDefault="00110BC0" w:rsidP="000E0570">
      <w:pPr>
        <w:jc w:val="both"/>
        <w:rPr>
          <w:b/>
          <w:bCs/>
        </w:rPr>
      </w:pPr>
      <w:r w:rsidRPr="00825AAE">
        <w:rPr>
          <w:b/>
          <w:bCs/>
        </w:rPr>
        <w:lastRenderedPageBreak/>
        <w:t>EMPIRICAL STRATEGY</w:t>
      </w:r>
    </w:p>
    <w:p w14:paraId="099F7E57" w14:textId="77777777" w:rsidR="00110BC0" w:rsidRPr="00461212" w:rsidRDefault="00110BC0" w:rsidP="000E0570">
      <w:pPr>
        <w:jc w:val="both"/>
      </w:pPr>
    </w:p>
    <w:p w14:paraId="46BE7751" w14:textId="19B87734" w:rsidR="00110BC0" w:rsidRPr="00825AAE" w:rsidRDefault="00110BC0" w:rsidP="000E0570">
      <w:pPr>
        <w:spacing w:line="360" w:lineRule="auto"/>
        <w:jc w:val="both"/>
      </w:pPr>
      <w:r w:rsidRPr="00461212">
        <w:t xml:space="preserve">This research </w:t>
      </w:r>
      <w:r w:rsidRPr="00825AAE">
        <w:t xml:space="preserve">explores with two main econometric models </w:t>
      </w:r>
      <w:r w:rsidRPr="00461212">
        <w:t xml:space="preserve">the causal effect of OXXO </w:t>
      </w:r>
      <w:r w:rsidRPr="00825AAE">
        <w:t xml:space="preserve">openings </w:t>
      </w:r>
      <w:r w:rsidRPr="00D54378">
        <w:t xml:space="preserve">on local crime activity </w:t>
      </w:r>
      <w:r w:rsidRPr="00825AAE">
        <w:t xml:space="preserve">in </w:t>
      </w:r>
      <w:r w:rsidRPr="00034B71">
        <w:t>Bogotá</w:t>
      </w:r>
      <w:r w:rsidRPr="00825AAE">
        <w:t xml:space="preserve">. The first one I used is TWFE. This econometric strategy takes into account that the </w:t>
      </w:r>
      <w:r w:rsidRPr="00461212">
        <w:t xml:space="preserve">the arrival of </w:t>
      </w:r>
      <w:r w:rsidRPr="00825AAE">
        <w:t>OXXO’s</w:t>
      </w:r>
      <w:r w:rsidRPr="00461212">
        <w:t xml:space="preserve"> occurs in a staggered manner.</w:t>
      </w:r>
      <w:r w:rsidRPr="00825AAE">
        <w:t xml:space="preserve"> Additionally, it inherently controls for fixed effects for unit (UPZ) and time. The former is useful for capturing time-invariant unobserved characteristics of each UPZ (such as geographic location, historical infrastructure or fixed socieconomic and urban characteristics during the period of analysis), while the latter absorbs common shocks that affect all units simultaneously (such as city-wide security policies or macroeconomic fluctuations). Although TWFE is and adequate method for estimating the average treatement effect (ATT) of OXXO on crime activity, two identification assumptions are needed to prevent bias. This ones will be considered later, but let us first introduce the basic regression form of TWFE:\\</w:t>
      </w:r>
    </w:p>
    <w:p w14:paraId="13F4429C" w14:textId="77777777" w:rsidR="00110BC0" w:rsidRPr="00825AAE" w:rsidRDefault="00110BC0" w:rsidP="000E0570">
      <w:pPr>
        <w:spacing w:line="360" w:lineRule="auto"/>
        <w:jc w:val="both"/>
      </w:pPr>
    </w:p>
    <w:p w14:paraId="1CAC0888" w14:textId="77777777" w:rsidR="00110BC0" w:rsidRPr="00461212" w:rsidRDefault="00110BC0" w:rsidP="000E0570">
      <w:pPr>
        <w:spacing w:line="360" w:lineRule="auto"/>
        <w:jc w:val="both"/>
      </w:pPr>
      <w:r w:rsidRPr="00461212">
        <w:t>\begin{equation}</w:t>
      </w:r>
    </w:p>
    <w:p w14:paraId="0ED0032E" w14:textId="77777777" w:rsidR="00110BC0" w:rsidRPr="00461212" w:rsidRDefault="00110BC0" w:rsidP="000E0570">
      <w:pPr>
        <w:spacing w:line="360" w:lineRule="auto"/>
        <w:jc w:val="both"/>
      </w:pPr>
      <w:r w:rsidRPr="00461212">
        <w:t>Y_{i,t}</w:t>
      </w:r>
      <w:r>
        <w:t xml:space="preserve"> </w:t>
      </w:r>
      <w:r w:rsidRPr="00461212">
        <w:t>=</w:t>
      </w:r>
      <w:r>
        <w:t xml:space="preserve"> </w:t>
      </w:r>
      <w:r w:rsidRPr="00461212">
        <w:t>\alpha_i</w:t>
      </w:r>
      <w:r>
        <w:t xml:space="preserve"> </w:t>
      </w:r>
      <w:r w:rsidRPr="00461212">
        <w:t>+</w:t>
      </w:r>
      <w:r>
        <w:t xml:space="preserve"> </w:t>
      </w:r>
      <w:r w:rsidRPr="00461212">
        <w:t>\alpha_t  +\beta^{twfe} D_{i,t}</w:t>
      </w:r>
      <w:r>
        <w:t xml:space="preserve"> </w:t>
      </w:r>
      <w:r w:rsidRPr="00461212">
        <w:t>+</w:t>
      </w:r>
      <w:r>
        <w:t xml:space="preserve"> </w:t>
      </w:r>
      <w:r w:rsidRPr="00461212">
        <w:t>\varepsilon_{i}</w:t>
      </w:r>
    </w:p>
    <w:p w14:paraId="5D16B0E9" w14:textId="77777777" w:rsidR="00110BC0" w:rsidRPr="00461212" w:rsidRDefault="00110BC0" w:rsidP="000E0570">
      <w:pPr>
        <w:spacing w:line="360" w:lineRule="auto"/>
        <w:jc w:val="both"/>
      </w:pPr>
      <w:r w:rsidRPr="00461212">
        <w:t>\label{eq:twfe}</w:t>
      </w:r>
    </w:p>
    <w:p w14:paraId="4A8DB322" w14:textId="77777777" w:rsidR="00110BC0" w:rsidRPr="00461212" w:rsidRDefault="00110BC0" w:rsidP="000E0570">
      <w:pPr>
        <w:spacing w:line="360" w:lineRule="auto"/>
        <w:jc w:val="both"/>
      </w:pPr>
      <w:r w:rsidRPr="00461212">
        <w:t>\end{equation}\\</w:t>
      </w:r>
    </w:p>
    <w:p w14:paraId="391E0D0C" w14:textId="77777777" w:rsidR="00110BC0" w:rsidRPr="00825AAE" w:rsidRDefault="00110BC0" w:rsidP="000E0570">
      <w:pPr>
        <w:spacing w:line="360" w:lineRule="auto"/>
        <w:jc w:val="both"/>
      </w:pPr>
    </w:p>
    <w:p w14:paraId="50E75C33" w14:textId="77777777" w:rsidR="00110BC0" w:rsidRPr="00825AAE" w:rsidRDefault="00110BC0" w:rsidP="000E0570">
      <w:pPr>
        <w:spacing w:line="360" w:lineRule="auto"/>
        <w:jc w:val="both"/>
      </w:pPr>
      <w:r w:rsidRPr="00825AAE">
        <w:t xml:space="preserve">Where $ </w:t>
      </w:r>
      <w:r w:rsidRPr="00461212">
        <w:t xml:space="preserve">Y_{i,t} </w:t>
      </w:r>
      <w:r w:rsidRPr="00825AAE">
        <w:t>$ represents the crime rate for UPZ $i$ in </w:t>
      </w:r>
      <w:r w:rsidRPr="00825AAE">
        <w:rPr>
          <w:b/>
          <w:bCs/>
        </w:rPr>
        <w:t>quarter</w:t>
      </w:r>
      <w:r w:rsidRPr="00825AAE">
        <w:t xml:space="preserve"> $t$. This rate corresponds to either a specific crime category or the aggregate of all crimes analyzed in this study. </w:t>
      </w:r>
      <w:r w:rsidRPr="00461212">
        <w:t>$D_{</w:t>
      </w:r>
      <w:r w:rsidRPr="00825AAE">
        <w:t>i,t</w:t>
      </w:r>
      <w:r w:rsidRPr="00461212">
        <w:t xml:space="preserve">}$ </w:t>
      </w:r>
      <w:r w:rsidRPr="00825AAE">
        <w:t>is a binary indicator that equals one if UPZ $i$  has at least one OXXO store in quarter $t$ , and zero otherwise. Furthermore, as Figure</w:t>
      </w:r>
      <w:r>
        <w:t xml:space="preserve"> \hl{</w:t>
      </w:r>
      <w:r w:rsidRPr="00825AAE">
        <w:t>XXXX</w:t>
      </w:r>
      <w:r>
        <w:t>}</w:t>
      </w:r>
      <w:r w:rsidRPr="00825AAE">
        <w:t xml:space="preserve"> suggests that intensity of treatment may be a factor that influences crime. Section \ref{sec:Results} also evaluated </w:t>
      </w:r>
      <w:r w:rsidRPr="00461212">
        <w:t>$D_{</w:t>
      </w:r>
      <w:r w:rsidRPr="00825AAE">
        <w:t>i,t</w:t>
      </w:r>
      <w:r w:rsidRPr="00461212">
        <w:t>}$</w:t>
      </w:r>
      <w:r w:rsidRPr="00825AAE">
        <w:t xml:space="preserve"> as the number of OXXO establishments that an UPZ has at a certain quarter. Finally, $</w:t>
      </w:r>
      <w:r w:rsidRPr="00461212">
        <w:t>\alpha_i</w:t>
      </w:r>
      <w:r w:rsidRPr="00825AAE">
        <w:t xml:space="preserve">$ and </w:t>
      </w:r>
      <w:r w:rsidRPr="00461212">
        <w:t xml:space="preserve"> </w:t>
      </w:r>
      <w:r w:rsidRPr="00825AAE">
        <w:t>$</w:t>
      </w:r>
      <w:r w:rsidRPr="00461212">
        <w:t>\alpha_t</w:t>
      </w:r>
      <w:r w:rsidRPr="00825AAE">
        <w:t xml:space="preserve">$ are the unit and time fixed effects respectively.\\ </w:t>
      </w:r>
    </w:p>
    <w:p w14:paraId="56C8FE5F" w14:textId="77777777" w:rsidR="00110BC0" w:rsidRPr="00825AAE" w:rsidRDefault="00110BC0" w:rsidP="000E0570">
      <w:pPr>
        <w:spacing w:line="360" w:lineRule="auto"/>
        <w:jc w:val="both"/>
      </w:pPr>
    </w:p>
    <w:p w14:paraId="77D3674A" w14:textId="77777777" w:rsidR="00110BC0" w:rsidRDefault="00110BC0" w:rsidP="000E0570">
      <w:pPr>
        <w:spacing w:line="360" w:lineRule="auto"/>
        <w:jc w:val="both"/>
      </w:pPr>
      <w:r w:rsidRPr="00825AAE">
        <w:t xml:space="preserve">A critical identification assumption for the TWFE estimator is the homogeneity of treatment effects. This implies that these effects must be constant among treatment cohorts and over time </w:t>
      </w:r>
      <w:r w:rsidRPr="00825AAE">
        <w:rPr>
          <w:lang w:val="en-US"/>
        </w:rPr>
        <w:t>\</w:t>
      </w:r>
      <w:proofErr w:type="spellStart"/>
      <w:r w:rsidRPr="00825AAE">
        <w:rPr>
          <w:lang w:val="en-US"/>
        </w:rPr>
        <w:t>parencite</w:t>
      </w:r>
      <w:proofErr w:type="spellEnd"/>
      <w:r w:rsidRPr="00825AAE">
        <w:rPr>
          <w:lang w:val="en-US"/>
        </w:rPr>
        <w:t>{</w:t>
      </w:r>
      <w:r w:rsidRPr="00825AAE">
        <w:t xml:space="preserve">deChaisemartin2023survey}. This assumption may be violated if treatment effects vary based on UPZs’ characteristics or if the impact of an OXXO opening on crime evolves as the store becomes established in the area. Consequently, to diagnose the potential bias arising from these </w:t>
      </w:r>
      <w:r w:rsidRPr="00825AAE">
        <w:lastRenderedPageBreak/>
        <w:t>heterogeneities,</w:t>
      </w:r>
      <w:r>
        <w:t xml:space="preserve"> </w:t>
      </w:r>
      <w:r w:rsidRPr="00825AAE">
        <w:t>I</w:t>
      </w:r>
      <w:r>
        <w:t xml:space="preserve"> </w:t>
      </w:r>
      <w:r w:rsidRPr="00825AAE">
        <w:t>employ the Goodman-Bacon decomposition</w:t>
      </w:r>
      <w:r>
        <w:rPr>
          <w:b/>
          <w:bCs/>
        </w:rPr>
        <w:t xml:space="preserve"> </w:t>
      </w:r>
      <w:r w:rsidRPr="00825AAE">
        <w:t>\parencite{GoodmanBacon2021}. </w:t>
      </w:r>
      <w:r>
        <w:t xml:space="preserve"> This theorem decompoeses the $</w:t>
      </w:r>
      <w:r w:rsidRPr="00461212">
        <w:t>\beta^{twfe}</w:t>
      </w:r>
      <w:r>
        <w:t xml:space="preserve">$ as a weighted average </w:t>
      </w:r>
      <w:r w:rsidRPr="00825AAE">
        <w:t xml:space="preserve">of all possible 2×2 difference-in-differences comparisons </w:t>
      </w:r>
      <w:r>
        <w:t>among cohorts, and t</w:t>
      </w:r>
      <w:r w:rsidRPr="00825AAE">
        <w:t>he primary concern in this decompositio</w:t>
      </w:r>
      <w:r>
        <w:t xml:space="preserve">n is to </w:t>
      </w:r>
      <w:r w:rsidRPr="00825AAE">
        <w:t xml:space="preserve">avoid having negative weights as </w:t>
      </w:r>
      <w:r>
        <w:t xml:space="preserve">they indicate that </w:t>
      </w:r>
      <w:r w:rsidRPr="00825AAE">
        <w:t xml:space="preserve">the estimator </w:t>
      </w:r>
      <w:r>
        <w:t>may be</w:t>
      </w:r>
      <w:r w:rsidRPr="00825AAE">
        <w:t xml:space="preserve"> bias</w:t>
      </w:r>
      <w:r>
        <w:t xml:space="preserve">ed </w:t>
      </w:r>
      <w:r w:rsidRPr="00825AAE">
        <w:t>from heterogeneous treatment effects</w:t>
      </w:r>
      <w:r>
        <w:t xml:space="preserve"> </w:t>
      </w:r>
      <w:r w:rsidRPr="00825AAE">
        <w:t>\parencite{GoodmanBacon2021}.\\</w:t>
      </w:r>
    </w:p>
    <w:p w14:paraId="042E677D" w14:textId="77777777" w:rsidR="00110BC0" w:rsidRPr="00825AAE" w:rsidRDefault="00110BC0" w:rsidP="000E0570">
      <w:pPr>
        <w:spacing w:line="360" w:lineRule="auto"/>
        <w:jc w:val="both"/>
      </w:pPr>
    </w:p>
    <w:p w14:paraId="0344E594" w14:textId="77777777" w:rsidR="00110BC0" w:rsidRDefault="00110BC0" w:rsidP="000E0570">
      <w:pPr>
        <w:spacing w:line="360" w:lineRule="auto"/>
        <w:jc w:val="both"/>
      </w:pPr>
      <w:r w:rsidRPr="00825AAE">
        <w:t>Parallel trends is the other condition to guarantee an unbiased ATT, as it ensures that, in the absence of treatment, the average outcomes of the treated and control groups would have followed the same trajectory over time. To evaluate the validity of this assumption, I implement an Event Study design. </w:t>
      </w:r>
      <w:r>
        <w:t xml:space="preserve">This model requires </w:t>
      </w:r>
      <w:r w:rsidRPr="00825AAE">
        <w:t xml:space="preserve">no anticipation to treatment, </w:t>
      </w:r>
      <w:r>
        <w:t xml:space="preserve">and in this context </w:t>
      </w:r>
      <w:r w:rsidRPr="00825AAE">
        <w:t>it is highly unlikely that perpetrators or residents altered their behavior in expectation of an OXXO opening, as these commercial developments are typically not publicized far enough in advance to influence local criminal dynamics beforehand.</w:t>
      </w:r>
      <w:r>
        <w:t xml:space="preserve"> </w:t>
      </w:r>
      <w:r w:rsidRPr="00825AAE">
        <w:t>The Events Study is estimated by using the following equation</w:t>
      </w:r>
      <w:r w:rsidRPr="00461212">
        <w:t>:\\</w:t>
      </w:r>
    </w:p>
    <w:p w14:paraId="052816F7" w14:textId="77777777" w:rsidR="00110BC0" w:rsidRPr="00461212" w:rsidRDefault="00110BC0" w:rsidP="000E0570">
      <w:pPr>
        <w:spacing w:line="360" w:lineRule="auto"/>
        <w:jc w:val="both"/>
      </w:pPr>
    </w:p>
    <w:p w14:paraId="6E05BE0C" w14:textId="77777777" w:rsidR="00110BC0" w:rsidRPr="00461212" w:rsidRDefault="00110BC0" w:rsidP="000E0570">
      <w:pPr>
        <w:spacing w:line="360" w:lineRule="auto"/>
        <w:jc w:val="both"/>
      </w:pPr>
      <w:r w:rsidRPr="00461212">
        <w:t>\begin{equation}</w:t>
      </w:r>
    </w:p>
    <w:p w14:paraId="6D58CBA9" w14:textId="77777777" w:rsidR="00110BC0" w:rsidRPr="00461212" w:rsidRDefault="00110BC0" w:rsidP="000E0570">
      <w:pPr>
        <w:spacing w:line="360" w:lineRule="auto"/>
        <w:jc w:val="both"/>
      </w:pPr>
      <w:r w:rsidRPr="00461212">
        <w:t xml:space="preserve">Y_{i,t} = \alpha_i + \alpha_t </w:t>
      </w:r>
    </w:p>
    <w:p w14:paraId="028A0DF5" w14:textId="77777777" w:rsidR="00110BC0" w:rsidRPr="00461212" w:rsidRDefault="00110BC0" w:rsidP="000E0570">
      <w:pPr>
        <w:spacing w:line="360" w:lineRule="auto"/>
        <w:jc w:val="both"/>
      </w:pPr>
      <w:r w:rsidRPr="00461212">
        <w:t xml:space="preserve">+ \sum_{k=-K}^{-2} \gamma^{lead}_k D^k_{i,t} </w:t>
      </w:r>
    </w:p>
    <w:p w14:paraId="0546115A" w14:textId="77777777" w:rsidR="00110BC0" w:rsidRPr="00461212" w:rsidRDefault="00110BC0" w:rsidP="000E0570">
      <w:pPr>
        <w:spacing w:line="360" w:lineRule="auto"/>
        <w:jc w:val="both"/>
      </w:pPr>
      <w:r w:rsidRPr="00461212">
        <w:t xml:space="preserve">+ \sum_{k=0}^{L} \gamma^{lag}_k D^k_{i,t} </w:t>
      </w:r>
    </w:p>
    <w:p w14:paraId="6C1456A7" w14:textId="77777777" w:rsidR="00110BC0" w:rsidRPr="00461212" w:rsidRDefault="00110BC0" w:rsidP="000E0570">
      <w:pPr>
        <w:spacing w:line="360" w:lineRule="auto"/>
        <w:jc w:val="both"/>
      </w:pPr>
      <w:r w:rsidRPr="00461212">
        <w:t>+ \varepsilon_{i,t}</w:t>
      </w:r>
    </w:p>
    <w:p w14:paraId="634D34E7" w14:textId="77777777" w:rsidR="00110BC0" w:rsidRPr="00461212" w:rsidRDefault="00110BC0" w:rsidP="000E0570">
      <w:pPr>
        <w:spacing w:line="360" w:lineRule="auto"/>
        <w:jc w:val="both"/>
      </w:pPr>
      <w:r w:rsidRPr="00461212">
        <w:t>\label{eq:eventstudy}</w:t>
      </w:r>
    </w:p>
    <w:p w14:paraId="23F37E3A" w14:textId="77777777" w:rsidR="00110BC0" w:rsidRDefault="00110BC0" w:rsidP="000E0570">
      <w:pPr>
        <w:spacing w:line="360" w:lineRule="auto"/>
        <w:jc w:val="both"/>
      </w:pPr>
      <w:r w:rsidRPr="00461212">
        <w:t>\end{equation}\\</w:t>
      </w:r>
    </w:p>
    <w:p w14:paraId="4F3E37A8" w14:textId="77777777" w:rsidR="00110BC0" w:rsidRPr="00461212" w:rsidRDefault="00110BC0" w:rsidP="000E0570">
      <w:pPr>
        <w:spacing w:line="360" w:lineRule="auto"/>
        <w:jc w:val="both"/>
      </w:pPr>
    </w:p>
    <w:p w14:paraId="20EA17E7" w14:textId="77777777" w:rsidR="00110BC0" w:rsidRPr="00461212" w:rsidRDefault="00110BC0" w:rsidP="000E0570">
      <w:pPr>
        <w:spacing w:line="360" w:lineRule="auto"/>
        <w:jc w:val="both"/>
      </w:pPr>
      <w:r w:rsidRPr="00825AAE">
        <w:t>Equation \eqref{eq:eventstudy}allows</w:t>
      </w:r>
      <w:r w:rsidRPr="00461212">
        <w:t xml:space="preserve"> to analyze the significance of the coeficients  $\gamma^{lead}_k$  and suggests the existence of parallel trends before the arrival of OXXO. Additionally, the coefficients $\gamma^{lag}_k$ reflect the </w:t>
      </w:r>
      <w:r w:rsidRPr="00825AAE">
        <w:t xml:space="preserve">temporal </w:t>
      </w:r>
      <w:r w:rsidRPr="00461212">
        <w:t>dynamics of the impact after the treatment.\\</w:t>
      </w:r>
    </w:p>
    <w:p w14:paraId="4FA3B3A9" w14:textId="77777777" w:rsidR="00110BC0" w:rsidRPr="00461212" w:rsidRDefault="00110BC0" w:rsidP="000E0570">
      <w:pPr>
        <w:spacing w:line="360" w:lineRule="auto"/>
        <w:jc w:val="both"/>
      </w:pPr>
    </w:p>
    <w:p w14:paraId="563043D1" w14:textId="77777777" w:rsidR="00110BC0" w:rsidRPr="00825AAE" w:rsidRDefault="00110BC0" w:rsidP="000E0570">
      <w:pPr>
        <w:spacing w:line="360" w:lineRule="auto"/>
        <w:jc w:val="both"/>
      </w:pPr>
      <w:r w:rsidRPr="00461212">
        <w:t xml:space="preserve">Finally, for robustness purposes, </w:t>
      </w:r>
      <w:r w:rsidRPr="00825AAE">
        <w:t xml:space="preserve">I will also estimate </w:t>
      </w:r>
      <w:r w:rsidRPr="00461212">
        <w:t xml:space="preserve">the Callaway \&amp; Sant’Anna (CS) </w:t>
      </w:r>
      <w:r w:rsidRPr="00825AAE">
        <w:t xml:space="preserve">model. This approach accounts for treatment effect heterogeneity by estimating ATTs by cohort and period, </w:t>
      </w:r>
      <w:r w:rsidRPr="00825AAE">
        <w:lastRenderedPageBreak/>
        <w:t xml:space="preserve">subsequently combining these effects through a weighted average </w:t>
      </w:r>
      <w:r w:rsidRPr="00461212">
        <w:t xml:space="preserve">\parencite{RiosAvila_Callaway_SantAnna_2021_csdid_slides,Callaway_SantAnna_2021}. </w:t>
      </w:r>
      <w:r w:rsidRPr="00825AAE">
        <w:t>o achieve this, the model utilizes the following doubly robust estimator for the ATT of each cohort </w:t>
      </w:r>
      <w:r>
        <w:t>$</w:t>
      </w:r>
      <w:r w:rsidRPr="00825AAE">
        <w:t>g</w:t>
      </w:r>
      <w:r>
        <w:t>$</w:t>
      </w:r>
      <w:r w:rsidRPr="00825AAE">
        <w:t> at time </w:t>
      </w:r>
      <w:r>
        <w:t>$</w:t>
      </w:r>
      <w:r w:rsidRPr="00825AAE">
        <w:t>t</w:t>
      </w:r>
      <w:r>
        <w:t>$</w:t>
      </w:r>
      <w:r w:rsidRPr="00825AAE">
        <w:t>:</w:t>
      </w:r>
    </w:p>
    <w:p w14:paraId="14A69892" w14:textId="77777777" w:rsidR="00110BC0" w:rsidRDefault="00110BC0" w:rsidP="000E0570">
      <w:pPr>
        <w:spacing w:line="360" w:lineRule="auto"/>
        <w:jc w:val="both"/>
      </w:pPr>
    </w:p>
    <w:p w14:paraId="5637E53D" w14:textId="77777777" w:rsidR="00110BC0" w:rsidRPr="00825AAE" w:rsidRDefault="00110BC0" w:rsidP="000E0570">
      <w:pPr>
        <w:spacing w:line="360" w:lineRule="auto"/>
        <w:jc w:val="both"/>
      </w:pPr>
      <w:r w:rsidRPr="00825AAE">
        <w:t>\begin{equation}</w:t>
      </w:r>
    </w:p>
    <w:p w14:paraId="39624AF3" w14:textId="77777777" w:rsidR="00110BC0" w:rsidRPr="00825AAE" w:rsidRDefault="00110BC0" w:rsidP="000E0570">
      <w:pPr>
        <w:spacing w:line="360" w:lineRule="auto"/>
        <w:jc w:val="both"/>
      </w:pPr>
      <w:r w:rsidRPr="00825AAE">
        <w:t>ATT(g, t) = \mathbb{E} \left[ \left( \frac{G_g}{\mathbb{E}[G_g]} - \frac{\frac{p_{g,t}(X)(1 - D_t)}{1 - p_{g,t}(X)}}{\mathbb{E} \left[ \frac{p_{g,t}(X)(1 - D_t)}{1 - p_{g,t}(X)} \right]} \right) (Y_t - Y_{g-1}) \right]</w:t>
      </w:r>
    </w:p>
    <w:p w14:paraId="0AE21470" w14:textId="77777777" w:rsidR="00110BC0" w:rsidRDefault="00110BC0" w:rsidP="000E0570">
      <w:pPr>
        <w:spacing w:line="360" w:lineRule="auto"/>
        <w:jc w:val="both"/>
      </w:pPr>
      <w:r w:rsidRPr="00825AAE">
        <w:t>\end{equation}\\</w:t>
      </w:r>
    </w:p>
    <w:p w14:paraId="1E36BD18" w14:textId="77777777" w:rsidR="00110BC0" w:rsidRPr="00825AAE" w:rsidRDefault="00110BC0" w:rsidP="000E0570">
      <w:pPr>
        <w:spacing w:line="360" w:lineRule="auto"/>
        <w:jc w:val="both"/>
      </w:pPr>
    </w:p>
    <w:p w14:paraId="3501023C" w14:textId="77777777" w:rsidR="00110BC0" w:rsidRPr="00825AAE" w:rsidRDefault="00110BC0" w:rsidP="000E0570">
      <w:pPr>
        <w:spacing w:line="360" w:lineRule="auto"/>
        <w:jc w:val="both"/>
      </w:pPr>
      <w:r w:rsidRPr="00825AAE">
        <w:t>Where $t$ is a particular time period, $ G_g$ Gis a binary indicator for whether an observation belongs to cohort $g$, $ D_t $ treatment status at time t</w:t>
      </w:r>
      <w:r>
        <w:t xml:space="preserve">, and </w:t>
      </w:r>
      <w:r w:rsidRPr="00825AAE">
        <w:t> </w:t>
      </w:r>
      <w:r w:rsidRPr="00CE704B">
        <w:t>$(1 - D_t)$</w:t>
      </w:r>
      <w:r w:rsidRPr="00825AAE">
        <w:t xml:space="preserve">identifies observations that have not yet been treated, serving as the control group. </w:t>
      </w:r>
      <w:r>
        <w:t xml:space="preserve">Additionally, the approach I chose uses </w:t>
      </w:r>
      <w:r w:rsidRPr="00825AAE">
        <w:t xml:space="preserve">Inverse Probability Weighting (IPW) to assign greater weight to control observations that more closely resemble the treated cohort $G_g$. </w:t>
      </w:r>
    </w:p>
    <w:p w14:paraId="02BF7A56" w14:textId="77777777" w:rsidR="00110BC0" w:rsidRDefault="00110BC0" w:rsidP="000E0570">
      <w:pPr>
        <w:spacing w:line="360" w:lineRule="auto"/>
        <w:jc w:val="both"/>
      </w:pPr>
    </w:p>
    <w:p w14:paraId="06C4F41C" w14:textId="77777777" w:rsidR="00110BC0" w:rsidRDefault="00110BC0" w:rsidP="000E0570">
      <w:pPr>
        <w:spacing w:line="360" w:lineRule="auto"/>
        <w:jc w:val="both"/>
      </w:pPr>
      <w:r w:rsidRPr="00825AAE">
        <w:t>Subsequently, to aggregate all ATT(g,t) estimates into a single summary parameter, the authors propose the following aggregation strategy:</w:t>
      </w:r>
    </w:p>
    <w:p w14:paraId="4CD598DC" w14:textId="77777777" w:rsidR="00110BC0" w:rsidRPr="00825AAE" w:rsidRDefault="00110BC0" w:rsidP="000E0570">
      <w:pPr>
        <w:spacing w:line="360" w:lineRule="auto"/>
        <w:jc w:val="both"/>
      </w:pPr>
    </w:p>
    <w:p w14:paraId="395613B8" w14:textId="77777777" w:rsidR="00110BC0" w:rsidRDefault="00110BC0" w:rsidP="000E0570">
      <w:pPr>
        <w:spacing w:line="360" w:lineRule="auto"/>
        <w:jc w:val="both"/>
      </w:pPr>
      <w:r w:rsidRPr="00825AAE">
        <w:t xml:space="preserve">\begin{equation} </w:t>
      </w:r>
    </w:p>
    <w:p w14:paraId="363F424D" w14:textId="77777777" w:rsidR="00110BC0" w:rsidRDefault="00110BC0" w:rsidP="000E0570">
      <w:pPr>
        <w:spacing w:line="360" w:lineRule="auto"/>
        <w:jc w:val="both"/>
      </w:pPr>
      <w:r w:rsidRPr="00825AAE">
        <w:t>\theta = \sum_{g \in \mathcal{G}} \sum_{t=2}^{\mathcal{T}} w(g, t) \cdot ATT(g, t) \end{equation}</w:t>
      </w:r>
      <w:r>
        <w:t>\\</w:t>
      </w:r>
    </w:p>
    <w:p w14:paraId="33DF5040" w14:textId="77777777" w:rsidR="00110BC0" w:rsidRPr="00825AAE" w:rsidRDefault="00110BC0" w:rsidP="000E0570">
      <w:pPr>
        <w:spacing w:line="360" w:lineRule="auto"/>
        <w:jc w:val="both"/>
      </w:pPr>
    </w:p>
    <w:p w14:paraId="19167DA5" w14:textId="77777777" w:rsidR="00110BC0" w:rsidRDefault="00110BC0" w:rsidP="000E0570">
      <w:pPr>
        <w:spacing w:line="360" w:lineRule="auto"/>
        <w:jc w:val="both"/>
      </w:pPr>
      <w:r w:rsidRPr="00825AAE">
        <w:t>Where </w:t>
      </w:r>
      <w:r>
        <w:t>$</w:t>
      </w:r>
      <w:r w:rsidRPr="00825AAE">
        <w:t>w(g,t)</w:t>
      </w:r>
      <w:r>
        <w:t>$</w:t>
      </w:r>
      <w:r w:rsidRPr="00825AAE">
        <w:t xml:space="preserve"> represents the weights determined by the researcher. In this analysis, I employ a simple averaging scheme </w:t>
      </w:r>
      <w:r>
        <w:t>m</w:t>
      </w:r>
      <w:r w:rsidRPr="00825AAE">
        <w:t>where w(g,t)</w:t>
      </w:r>
      <w:r>
        <w:t xml:space="preserve"> is the same</w:t>
      </w:r>
      <w:r w:rsidRPr="00825AAE">
        <w:t xml:space="preserve"> for all treated periods. The objective of this comparison is to determine if the Callaway </w:t>
      </w:r>
      <w:r>
        <w:t>\</w:t>
      </w:r>
      <w:r w:rsidRPr="00825AAE">
        <w:t xml:space="preserve">&amp; Sant’Anna (CS) estimates </w:t>
      </w:r>
      <w:r>
        <w:t xml:space="preserve">an Events Studies </w:t>
      </w:r>
      <w:r w:rsidRPr="00825AAE">
        <w:t>align with the Two-Way Fixed Effects (TWFE) results. A similar behavior between the two models would reinforce the validity of the TWFE estimates and suggest that</w:t>
      </w:r>
      <w:r>
        <w:t xml:space="preserve"> the possible bias of heterogeneous effects is not a preoccupation</w:t>
      </w:r>
    </w:p>
    <w:p w14:paraId="69D35CDD" w14:textId="6DFE933D" w:rsidR="004523D7" w:rsidRPr="00B63870" w:rsidRDefault="00110BC0" w:rsidP="00B63870">
      <w:pPr>
        <w:spacing w:line="360" w:lineRule="auto"/>
        <w:jc w:val="both"/>
      </w:pPr>
      <w:r w:rsidRPr="00825AAE">
        <w:t>\parencite{RiosAvila_Callaway_SantAnna_2021_csdid_slides,Callaway_SantAnna_2021}.</w:t>
      </w:r>
    </w:p>
    <w:p w14:paraId="184FDBF7" w14:textId="6B6914C6" w:rsidR="00110BC0" w:rsidRDefault="00110BC0" w:rsidP="00D63E77">
      <w:pPr>
        <w:jc w:val="both"/>
        <w:rPr>
          <w:b/>
          <w:bCs/>
        </w:rPr>
      </w:pPr>
      <w:r>
        <w:rPr>
          <w:b/>
          <w:bCs/>
        </w:rPr>
        <w:lastRenderedPageBreak/>
        <w:t>RESULTS</w:t>
      </w:r>
    </w:p>
    <w:p w14:paraId="1648F4F3" w14:textId="77777777" w:rsidR="00D63E77" w:rsidRDefault="00D63E77" w:rsidP="00D63E77">
      <w:pPr>
        <w:jc w:val="both"/>
        <w:rPr>
          <w:b/>
          <w:bCs/>
        </w:rPr>
      </w:pPr>
    </w:p>
    <w:p w14:paraId="2BBC9874" w14:textId="77777777" w:rsidR="00797C44" w:rsidRDefault="00D63E77" w:rsidP="00142B68">
      <w:pPr>
        <w:spacing w:line="360" w:lineRule="auto"/>
        <w:jc w:val="both"/>
      </w:pPr>
      <w:r w:rsidRPr="00D63E77">
        <w:t>Table</w:t>
      </w:r>
      <w:r w:rsidR="005E3B96" w:rsidRPr="00825AAE">
        <w:t>~\ref{</w:t>
      </w:r>
      <w:r w:rsidR="005E3B96" w:rsidRPr="005E3B96">
        <w:t>tab:resultados_regresion</w:t>
      </w:r>
      <w:r w:rsidR="005E3B96" w:rsidRPr="00825AAE">
        <w:t>}</w:t>
      </w:r>
      <w:r w:rsidR="005E3B96">
        <w:t xml:space="preserve"> </w:t>
      </w:r>
      <w:r w:rsidR="00142B68">
        <w:t>presents</w:t>
      </w:r>
      <w:r w:rsidR="005E3B96">
        <w:t xml:space="preserve"> </w:t>
      </w:r>
      <w:r w:rsidR="00ED6E43">
        <w:t xml:space="preserve">the estimates for the equation </w:t>
      </w:r>
      <w:r w:rsidR="00ED6E43" w:rsidRPr="00825AAE">
        <w:t>~\ref{</w:t>
      </w:r>
      <w:r w:rsidR="00ED6E43" w:rsidRPr="00461212">
        <w:t>eq:twfe</w:t>
      </w:r>
      <w:r w:rsidR="00ED6E43" w:rsidRPr="00825AAE">
        <w:t>}</w:t>
      </w:r>
      <w:r w:rsidR="00ED6E43">
        <w:t xml:space="preserve"> for each type of crime. </w:t>
      </w:r>
      <w:r w:rsidR="00142B68">
        <w:t>All estimates, except the one of Homicide, show that OXXO presence in an UPZ reduces crime activity. Nonetheless, these results, including sexual offences, thefts to motorbike and vehicle crimes, are statistically insignificant, suggesting that OXXO presence does not affect crime activity at the UPZ level.\\</w:t>
      </w:r>
    </w:p>
    <w:p w14:paraId="6D15D789" w14:textId="77777777" w:rsidR="00797C44" w:rsidRDefault="00797C44" w:rsidP="00142B68">
      <w:pPr>
        <w:spacing w:line="360" w:lineRule="auto"/>
        <w:jc w:val="both"/>
      </w:pPr>
    </w:p>
    <w:p w14:paraId="4705FEF8" w14:textId="12A31398" w:rsidR="00142B68" w:rsidRPr="00142B68" w:rsidRDefault="00797C44" w:rsidP="00142B68">
      <w:pPr>
        <w:spacing w:line="360" w:lineRule="auto"/>
        <w:jc w:val="both"/>
      </w:pPr>
      <w:r w:rsidRPr="00797C44">
        <w:t>Homicide is the only crime category for which the estimated effect is statistically significant. The results suggest that the arrival of an OXXO store in a UPZ increases the homicide rate by 0.0699 homicides per 10,000 inhabitants relative to a UPZ without an OXXO store.</w:t>
      </w:r>
      <w:r>
        <w:t xml:space="preserve"> </w:t>
      </w:r>
      <w:r w:rsidR="00142B68">
        <w:t>Comparing with the mean of the never treated group, this represents a relative increment of</w:t>
      </w:r>
      <w:r>
        <w:t xml:space="preserve"> </w:t>
      </w:r>
      <w:r w:rsidR="00142B68">
        <w:t xml:space="preserve"> 9,68\%. </w:t>
      </w:r>
      <w:r w:rsidR="00142B68" w:rsidRPr="00142B68">
        <w:t xml:space="preserve">The effect for this crime runs counter to </w:t>
      </w:r>
      <w:r w:rsidR="00142B68">
        <w:t xml:space="preserve">my </w:t>
      </w:r>
      <w:r w:rsidR="00142B68" w:rsidRPr="00142B68">
        <w:t xml:space="preserve">expectations, as </w:t>
      </w:r>
      <w:r w:rsidR="00142B68">
        <w:t xml:space="preserve">I </w:t>
      </w:r>
      <w:r w:rsidR="00142B68" w:rsidRPr="00142B68">
        <w:t xml:space="preserve">expected </w:t>
      </w:r>
      <w:r w:rsidR="00142B68">
        <w:t xml:space="preserve"> </w:t>
      </w:r>
      <w:del w:id="242" w:author="Sophia Aristizabal Florez" w:date="2026-06-20T19:01:00Z" w16du:dateUtc="2026-06-21T00:01:00Z">
        <w:r w:rsidR="00142B68" w:rsidDel="00A7284F">
          <w:delText>t</w:delText>
        </w:r>
        <w:r w:rsidR="00142B68" w:rsidRPr="00142B68" w:rsidDel="00A7284F">
          <w:delText>heft</w:delText>
        </w:r>
        <w:r w:rsidR="00142B68" w:rsidDel="00A7284F">
          <w:delText xml:space="preserve"> to people</w:delText>
        </w:r>
        <w:r w:rsidR="00142B68" w:rsidRPr="00142B68" w:rsidDel="00A7284F">
          <w:delText xml:space="preserve"> </w:delText>
        </w:r>
      </w:del>
      <w:ins w:id="243" w:author="Sophia Aristizabal Florez" w:date="2026-06-20T19:01:00Z" w16du:dateUtc="2026-06-21T00:01:00Z">
        <w:r w:rsidR="00A7284F">
          <w:t xml:space="preserve">personal theft </w:t>
        </w:r>
      </w:ins>
      <w:del w:id="244" w:author="Sophia Aristizabal Florez" w:date="2026-06-20T19:01:00Z" w16du:dateUtc="2026-06-21T00:01:00Z">
        <w:r w:rsidR="00142B68" w:rsidRPr="00142B68" w:rsidDel="00A7284F">
          <w:delText>crime</w:delText>
        </w:r>
        <w:r w:rsidR="00142B68" w:rsidDel="00A7284F">
          <w:delText xml:space="preserve"> </w:delText>
        </w:r>
      </w:del>
      <w:r w:rsidR="00142B68" w:rsidRPr="00142B68">
        <w:t xml:space="preserve">to exhibit </w:t>
      </w:r>
      <w:r w:rsidR="00142B68">
        <w:t xml:space="preserve">a </w:t>
      </w:r>
      <w:r w:rsidR="00142B68" w:rsidRPr="00142B68">
        <w:t>statistically significant coefficient</w:t>
      </w:r>
      <w:r w:rsidR="00142B68">
        <w:t xml:space="preserve"> </w:t>
      </w:r>
      <w:r w:rsidR="00142B68" w:rsidRPr="00142B68">
        <w:t xml:space="preserve">and, if homicide </w:t>
      </w:r>
      <w:r w:rsidR="00142B68">
        <w:t>was</w:t>
      </w:r>
      <w:r w:rsidR="00142B68" w:rsidRPr="00142B68">
        <w:t xml:space="preserve"> also significant, </w:t>
      </w:r>
      <w:r w:rsidR="00142B68">
        <w:t xml:space="preserve">I expected both </w:t>
      </w:r>
      <w:r w:rsidR="00142B68" w:rsidRPr="00142B68">
        <w:t>effects to move in the same direction.</w:t>
      </w:r>
      <w:r w:rsidR="00142B68">
        <w:t>\\</w:t>
      </w:r>
    </w:p>
    <w:p w14:paraId="5DE2824E" w14:textId="4C135971" w:rsidR="00142B68" w:rsidRDefault="00142B68" w:rsidP="00142B68">
      <w:pPr>
        <w:spacing w:line="360" w:lineRule="auto"/>
        <w:jc w:val="both"/>
      </w:pPr>
    </w:p>
    <w:p w14:paraId="5650E553" w14:textId="6DA0DE71" w:rsidR="00142B68" w:rsidRDefault="00142B68" w:rsidP="00142B68">
      <w:pPr>
        <w:spacing w:line="360" w:lineRule="auto"/>
        <w:jc w:val="both"/>
      </w:pPr>
      <w:r>
        <w:t>Figure</w:t>
      </w:r>
      <w:r w:rsidRPr="00825AAE">
        <w:t>~\ref{</w:t>
      </w:r>
      <w:r w:rsidRPr="00142B68">
        <w:t>fig:fourpanelESFE</w:t>
      </w:r>
      <w:r w:rsidRPr="00825AAE">
        <w:t>}</w:t>
      </w:r>
      <w:r>
        <w:t xml:space="preserve"> shows the events stud</w:t>
      </w:r>
      <w:r w:rsidR="00797C44">
        <w:t xml:space="preserve">y </w:t>
      </w:r>
      <w:r>
        <w:t xml:space="preserve">(ES) of each crime type for the TWFE approach. In terms of parallel trends assumption, it can be observed that both </w:t>
      </w:r>
      <w:del w:id="245" w:author="Sophia Aristizabal Florez" w:date="2026-06-20T19:01:00Z" w16du:dateUtc="2026-06-21T00:01:00Z">
        <w:r w:rsidDel="00A7284F">
          <w:delText>theft to people</w:delText>
        </w:r>
      </w:del>
      <w:ins w:id="246" w:author="Sophia Aristizabal Florez" w:date="2026-06-20T19:01:00Z" w16du:dateUtc="2026-06-21T00:01:00Z">
        <w:r w:rsidR="00A7284F">
          <w:t>personal theft</w:t>
        </w:r>
      </w:ins>
      <w:r>
        <w:t xml:space="preserve"> and sexual offences violate the condition near period -1, meaning that their estimates are not correctly identified with this empirical strategy. Other, crimes do not show this problem, and after the first OXXO arrival they maintain statatistically insignificant dynamic effects, which allign with the coefficients’</w:t>
      </w:r>
      <w:r w:rsidR="00797C44">
        <w:t xml:space="preserve"> </w:t>
      </w:r>
      <w:r>
        <w:t>of Table</w:t>
      </w:r>
      <w:r w:rsidRPr="00825AAE">
        <w:t>~\ref{</w:t>
      </w:r>
      <w:r w:rsidRPr="005E3B96">
        <w:t>tab:resultados_regresion</w:t>
      </w:r>
      <w:r w:rsidRPr="00825AAE">
        <w:t>}</w:t>
      </w:r>
      <w:r>
        <w:t>.\\</w:t>
      </w:r>
    </w:p>
    <w:p w14:paraId="473BBDF8" w14:textId="77777777" w:rsidR="00E96572" w:rsidRDefault="00E96572" w:rsidP="00142B68">
      <w:pPr>
        <w:spacing w:line="360" w:lineRule="auto"/>
        <w:jc w:val="both"/>
      </w:pPr>
    </w:p>
    <w:p w14:paraId="6C75552C" w14:textId="770F7A05" w:rsidR="00142B68" w:rsidRPr="00142B68" w:rsidRDefault="00142B68" w:rsidP="00142B68">
      <w:pPr>
        <w:spacing w:line="360" w:lineRule="auto"/>
        <w:jc w:val="both"/>
      </w:pPr>
      <w:r w:rsidRPr="00142B68">
        <w:t xml:space="preserve">Theft to people exhibits a counterintuitive pattern in terms of dynamic effects. </w:t>
      </w:r>
      <w:r w:rsidR="00797C44">
        <w:t>It</w:t>
      </w:r>
      <w:r w:rsidRPr="00142B68">
        <w:t xml:space="preserve"> suggests that, following the opening of the first OXXO store, theft tends to increase over time. This tendency contrasts with the coefficient previously reported in Table ~\ref{tab:resultados_regresion}, where the overall effect is negative and statistically insignificant. While this pattern could suggest that OXXO increases theft activity in the medium and long term, such an interpretation would only hold if the parallel trends were satisfied</w:t>
      </w:r>
      <w:r>
        <w:t xml:space="preserve"> and if the estimator </w:t>
      </w:r>
      <w:r w:rsidR="00797C44">
        <w:t>of Table</w:t>
      </w:r>
      <w:r w:rsidR="00797C44" w:rsidRPr="00825AAE">
        <w:t>~\ref{</w:t>
      </w:r>
      <w:r w:rsidR="00797C44" w:rsidRPr="005E3B96">
        <w:t>tab:resultados_regresion</w:t>
      </w:r>
      <w:r w:rsidR="00797C44" w:rsidRPr="00825AAE">
        <w:t>}</w:t>
      </w:r>
      <w:r w:rsidR="00797C44">
        <w:t xml:space="preserve"> </w:t>
      </w:r>
      <w:r>
        <w:t xml:space="preserve">had the </w:t>
      </w:r>
      <w:r w:rsidR="00797C44">
        <w:t>same sign</w:t>
      </w:r>
      <w:r>
        <w:t xml:space="preserve"> as the </w:t>
      </w:r>
      <w:r w:rsidR="00797C44">
        <w:t xml:space="preserve">ES </w:t>
      </w:r>
      <w:r>
        <w:t>tendency</w:t>
      </w:r>
      <w:r w:rsidRPr="00142B68">
        <w:t>. Since th</w:t>
      </w:r>
      <w:r>
        <w:t>ese conditions are</w:t>
      </w:r>
      <w:r w:rsidRPr="00142B68">
        <w:t xml:space="preserve"> </w:t>
      </w:r>
      <w:r>
        <w:t>not met</w:t>
      </w:r>
      <w:r w:rsidRPr="00142B68">
        <w:t>, it is more likely that the TWFE coefficient is biased and incorrectly identified.</w:t>
      </w:r>
      <w:r>
        <w:t>\\</w:t>
      </w:r>
    </w:p>
    <w:p w14:paraId="62CF28F2" w14:textId="77777777" w:rsidR="00142B68" w:rsidRDefault="00142B68" w:rsidP="00142B68">
      <w:pPr>
        <w:spacing w:line="360" w:lineRule="auto"/>
        <w:jc w:val="both"/>
      </w:pPr>
    </w:p>
    <w:p w14:paraId="0E368324" w14:textId="282B8242" w:rsidR="00142B68" w:rsidRDefault="00797C44" w:rsidP="00142B68">
      <w:pPr>
        <w:spacing w:line="360" w:lineRule="auto"/>
        <w:jc w:val="both"/>
      </w:pPr>
      <w:r>
        <w:lastRenderedPageBreak/>
        <w:t>T</w:t>
      </w:r>
      <w:r w:rsidR="00142B68" w:rsidRPr="00142B68">
        <w:t xml:space="preserve">he CS </w:t>
      </w:r>
      <w:r w:rsidR="00142B68">
        <w:t>approach</w:t>
      </w:r>
      <w:r w:rsidR="00142B68" w:rsidRPr="00142B68">
        <w:t xml:space="preserve"> </w:t>
      </w:r>
      <w:r>
        <w:t xml:space="preserve">will be useful </w:t>
      </w:r>
      <w:r w:rsidR="00142B68" w:rsidRPr="00142B68">
        <w:t>to examine this hypothesis and assess the possibility of heterogeneous</w:t>
      </w:r>
      <w:r w:rsidR="00142B68">
        <w:t xml:space="preserve"> </w:t>
      </w:r>
      <w:r w:rsidR="00142B68" w:rsidRPr="00142B68">
        <w:t xml:space="preserve">effects in the TWFE results. Although I applied the Goodman-Bacon decomposition to each regression and obtained positive weights, the CS estimator serves as an additional robustness check to verify the absence of bias if both approaches </w:t>
      </w:r>
      <w:r w:rsidR="00142B68">
        <w:t xml:space="preserve">(TWFE and </w:t>
      </w:r>
      <w:r w:rsidR="00142B68" w:rsidRPr="00142B68">
        <w:t>CS</w:t>
      </w:r>
      <w:r w:rsidR="00142B68">
        <w:t xml:space="preserve">) </w:t>
      </w:r>
      <w:r w:rsidR="00142B68" w:rsidRPr="00142B68">
        <w:t>display similar patterns.</w:t>
      </w:r>
      <w:r w:rsidR="00142B68">
        <w:t xml:space="preserve"> Table</w:t>
      </w:r>
      <w:r w:rsidR="00142B68" w:rsidRPr="00142B68">
        <w:t>~\ref{tab:resultados_ES}</w:t>
      </w:r>
      <w:r w:rsidR="00142B68">
        <w:t xml:space="preserve"> shows the ATT comparison </w:t>
      </w:r>
      <w:r w:rsidR="00142B68" w:rsidRPr="00142B68">
        <w:t xml:space="preserve"> between TWFE and CS</w:t>
      </w:r>
      <w:r w:rsidR="00142B68">
        <w:t>. Despite coefficients are not exactly the same, most of them present the same direction and a similar magnitude, and most maintain statistically insignificant, suggesting absense of bias.</w:t>
      </w:r>
      <w:r>
        <w:t>\\</w:t>
      </w:r>
      <w:r w:rsidR="00142B68">
        <w:t xml:space="preserve"> </w:t>
      </w:r>
    </w:p>
    <w:p w14:paraId="6EC14433" w14:textId="77777777" w:rsidR="00142B68" w:rsidRDefault="00142B68" w:rsidP="00142B68">
      <w:pPr>
        <w:spacing w:line="360" w:lineRule="auto"/>
        <w:jc w:val="both"/>
      </w:pPr>
    </w:p>
    <w:p w14:paraId="13E439E6" w14:textId="3C34ED33" w:rsidR="00797C44" w:rsidRPr="00797C44" w:rsidRDefault="00797C44" w:rsidP="00797C44">
      <w:pPr>
        <w:spacing w:line="360" w:lineRule="auto"/>
        <w:jc w:val="both"/>
        <w:rPr>
          <w:lang w:val="en-US"/>
        </w:rPr>
      </w:pPr>
      <w:commentRangeStart w:id="247"/>
      <w:r w:rsidRPr="00797C44">
        <w:t>Homicide requires further examination, as both estimators produce coefficients of similar magnitude and direction, yet the estimate becomes statistically insignificant under the CS specification. Given the consistency of the estimated effects across approaches, the difference appears to stem primarily from a loss of statistical precision rather than from a substantive change in the estimated impact. Therefore, I place greater emphasis on the TWFE estimate when interpreting the effect of OXXO presence on homicide rates.</w:t>
      </w:r>
      <w:r>
        <w:rPr>
          <w:lang w:val="en-US"/>
        </w:rPr>
        <w:t>\\</w:t>
      </w:r>
      <w:commentRangeEnd w:id="247"/>
      <w:r>
        <w:rPr>
          <w:rStyle w:val="CommentReference"/>
        </w:rPr>
        <w:commentReference w:id="247"/>
      </w:r>
    </w:p>
    <w:p w14:paraId="1D6FD00F" w14:textId="77777777" w:rsidR="00142B68" w:rsidRPr="00142B68" w:rsidRDefault="00142B68" w:rsidP="00142B68">
      <w:pPr>
        <w:spacing w:line="360" w:lineRule="auto"/>
        <w:jc w:val="both"/>
      </w:pPr>
    </w:p>
    <w:p w14:paraId="3CDA29F0" w14:textId="53C331CC" w:rsidR="00142B68" w:rsidRDefault="00142B68" w:rsidP="00142B68">
      <w:pPr>
        <w:spacing w:line="360" w:lineRule="auto"/>
        <w:jc w:val="both"/>
      </w:pPr>
      <w:r w:rsidRPr="00142B68">
        <w:t>Apart from contrasting the ATTs, Figure</w:t>
      </w:r>
      <w:r w:rsidRPr="00142B68">
        <w:t>~\ref{</w:t>
      </w:r>
      <w:r w:rsidRPr="00142B68">
        <w:t>f</w:t>
      </w:r>
      <w:r w:rsidRPr="00142B68">
        <w:t>ig:fourpanelESCompared</w:t>
      </w:r>
      <w:r w:rsidRPr="00142B68">
        <w:t xml:space="preserve">} compares how the CS and TWFE ES behave in each crime type. These graphs reveal that both have a similar evolution in most crimes, which again indicate that there is no bias in the TWFE specification. Additionally, </w:t>
      </w:r>
      <w:r w:rsidRPr="00142B68">
        <w:t>CS</w:t>
      </w:r>
      <w:r w:rsidRPr="00142B68">
        <w:t xml:space="preserve"> ES present more robust results as all crimes satisfy the parallel trends assumption, this indicates that Sexual Offenses and Theft to People CS estimates are more reliable.</w:t>
      </w:r>
      <w:r w:rsidR="00797C44">
        <w:t>\\</w:t>
      </w:r>
    </w:p>
    <w:p w14:paraId="26BE5A7B" w14:textId="77777777" w:rsidR="00142B68" w:rsidRDefault="00142B68" w:rsidP="00142B68">
      <w:pPr>
        <w:spacing w:line="360" w:lineRule="auto"/>
        <w:jc w:val="both"/>
      </w:pPr>
    </w:p>
    <w:p w14:paraId="10F2F7D1" w14:textId="6785887B" w:rsidR="00797C44" w:rsidRDefault="00797C44" w:rsidP="00797C44">
      <w:pPr>
        <w:spacing w:line="360" w:lineRule="auto"/>
        <w:jc w:val="both"/>
      </w:pPr>
      <w:r w:rsidRPr="00797C44">
        <w:t>Theft to people is the only crime category that exhibits a clear temporal trend in both the TWFE and CS event studies after the opening of the first OXXO store; however, the estimated trends differ in direction across the two specifications. These differences can be explained by the nature of each event</w:t>
      </w:r>
      <w:r>
        <w:t xml:space="preserve"> </w:t>
      </w:r>
      <w:r w:rsidRPr="00797C44">
        <w:t>study approach.</w:t>
      </w:r>
      <w:r w:rsidR="00142B68">
        <w:t xml:space="preserve"> </w:t>
      </w:r>
      <w:r w:rsidRPr="00797C44">
        <w:t xml:space="preserve">The TWFE specification only considers treated units and includes always-treated observations. </w:t>
      </w:r>
      <w:r>
        <w:t>I</w:t>
      </w:r>
      <w:r w:rsidR="00142B68">
        <w:t>n fact, during this perio</w:t>
      </w:r>
      <w:r>
        <w:t>d</w:t>
      </w:r>
      <w:r w:rsidR="00142B68">
        <w:t xml:space="preserve"> </w:t>
      </w:r>
      <w:r w:rsidR="00142B68">
        <w:t>(</w:t>
      </w:r>
      <w:r w:rsidR="00142B68">
        <w:t xml:space="preserve">from </w:t>
      </w:r>
      <w:r w:rsidR="00142B68">
        <w:t>2015 to 2018</w:t>
      </w:r>
      <w:r>
        <w:t>)</w:t>
      </w:r>
      <w:r w:rsidRPr="00797C44">
        <w:t>, 65</w:t>
      </w:r>
      <w:r>
        <w:t>\</w:t>
      </w:r>
      <w:r w:rsidRPr="00797C44">
        <w:t>% of the 2</w:t>
      </w:r>
      <w:r>
        <w:t>6</w:t>
      </w:r>
      <w:r w:rsidRPr="00797C44">
        <w:t xml:space="preserve"> treated UPZs were already treated at the beginning of the sample, leaving only nine UPZs that received treatment after 2015-Q1. In contrast, the CS excludes always-treated units and compares only these nine newly treated UPZs with not-yet-treated </w:t>
      </w:r>
      <w:r>
        <w:t>ones</w:t>
      </w:r>
      <w:r w:rsidRPr="00797C44">
        <w:t>.</w:t>
      </w:r>
      <w:r>
        <w:t xml:space="preserve"> </w:t>
      </w:r>
      <w:r w:rsidRPr="00797C44">
        <w:t xml:space="preserve">This indicates that the positive trend observed in the TWFE specification is largely driven by the always-treated UPZs, whereas the control units </w:t>
      </w:r>
      <w:r>
        <w:lastRenderedPageBreak/>
        <w:t xml:space="preserve">in the CS one </w:t>
      </w:r>
      <w:r w:rsidRPr="00797C44">
        <w:t>offset these differences by providing a more appropriate counterfactual.</w:t>
      </w:r>
      <w:r>
        <w:t xml:space="preserve"> </w:t>
      </w:r>
      <w:r w:rsidRPr="00797C44">
        <w:t>Overall, this evidence reinforces the interpretation that the TWFE coefficient for theft to people is biased and does not accurately identify the causal effect of OXXO entry.</w:t>
      </w:r>
      <w:r>
        <w:t>\\</w:t>
      </w:r>
    </w:p>
    <w:p w14:paraId="6FB892FD" w14:textId="77777777" w:rsidR="00797C44" w:rsidRDefault="00797C44" w:rsidP="00797C44">
      <w:pPr>
        <w:spacing w:line="360" w:lineRule="auto"/>
        <w:jc w:val="both"/>
      </w:pPr>
    </w:p>
    <w:p w14:paraId="16F7353E" w14:textId="463A21DB" w:rsidR="00797C44" w:rsidRDefault="00797C44" w:rsidP="00797C44">
      <w:pPr>
        <w:spacing w:line="360" w:lineRule="auto"/>
        <w:jc w:val="both"/>
      </w:pPr>
      <w:r w:rsidRPr="00797C44">
        <w:t>Finally, Table~\ref{tab:resultados_regresion_intensity} presents the TWFE estimates using treatment intensity. The results differ substantially from those reported in Table~\ref{tab:resultados_regresion}. In particular, theft to people becomes positive and statistically significant, a finding that is consistent with the hypothesis that OXXO stores may act as crime attractors.</w:t>
      </w:r>
      <w:r w:rsidRPr="00797C44">
        <w:rPr>
          <w:color w:val="000000"/>
        </w:rPr>
        <w:t xml:space="preserve"> </w:t>
      </w:r>
      <w:r w:rsidRPr="00797C44">
        <w:t>However, the estimated magnitude is considerably large and raises concerns about the robustness of the result, particularly given the substantial variation in the estimated effect for</w:t>
      </w:r>
      <w:ins w:id="248" w:author="Sophia Aristizabal Florez" w:date="2026-06-20T18:55:00Z" w16du:dateUtc="2026-06-20T23:55:00Z">
        <w:r w:rsidR="00A7284F">
          <w:t xml:space="preserve"> personal</w:t>
        </w:r>
      </w:ins>
      <w:r w:rsidRPr="00797C44">
        <w:t xml:space="preserve"> theft </w:t>
      </w:r>
      <w:del w:id="249" w:author="Sophia Aristizabal Florez" w:date="2026-06-20T18:55:00Z" w16du:dateUtc="2026-06-20T23:55:00Z">
        <w:r w:rsidRPr="00797C44" w:rsidDel="00A7284F">
          <w:delText xml:space="preserve">to people </w:delText>
        </w:r>
      </w:del>
      <w:r w:rsidRPr="00797C44">
        <w:t>across specifications. Theft to motorbike also becomes statistically significant while retaining a negative coefficient.</w:t>
      </w:r>
      <w:r w:rsidR="00E96572">
        <w:t>\\</w:t>
      </w:r>
    </w:p>
    <w:p w14:paraId="796AB8D5" w14:textId="77777777" w:rsidR="00A23AE4" w:rsidRDefault="00A23AE4" w:rsidP="00797C44">
      <w:pPr>
        <w:spacing w:line="360" w:lineRule="auto"/>
        <w:jc w:val="both"/>
      </w:pPr>
    </w:p>
    <w:p w14:paraId="70E7DB82" w14:textId="77777777" w:rsidR="00797C44" w:rsidRDefault="00797C44" w:rsidP="00797C44">
      <w:pPr>
        <w:spacing w:line="360" w:lineRule="auto"/>
        <w:jc w:val="both"/>
        <w:rPr>
          <w:lang w:val="en-US"/>
        </w:rPr>
      </w:pPr>
      <w:r w:rsidRPr="00797C44">
        <w:t xml:space="preserve">Incorporating treatment intensity constitutes a relevant extension of the baseline analysis, given the heterogeneous evolution in the number of OXXO stores across treatment cohorts illustrated in Figure~\ref{fig:Treatment_intensity}. The intensity specification may better capture differences in exposure to OXXO presence that are not reflected by a binary treatment indicator. Since the Callaway and Sant’Anna estimator is not defined for continuous treatment intensity, these estimates cannot be directly validated using </w:t>
      </w:r>
      <w:r>
        <w:t>this approach</w:t>
      </w:r>
      <w:r w:rsidRPr="00797C44">
        <w:t>.</w:t>
      </w:r>
      <w:r>
        <w:rPr>
          <w:lang w:val="en-US"/>
        </w:rPr>
        <w:t>\\</w:t>
      </w:r>
    </w:p>
    <w:p w14:paraId="7D81AB2D" w14:textId="77777777" w:rsidR="00797C44" w:rsidRDefault="00797C44" w:rsidP="00797C44">
      <w:pPr>
        <w:spacing w:line="360" w:lineRule="auto"/>
        <w:jc w:val="both"/>
        <w:rPr>
          <w:lang w:val="en-US"/>
        </w:rPr>
      </w:pPr>
    </w:p>
    <w:p w14:paraId="4AB64FB9" w14:textId="59749FDF" w:rsidR="00110BC0" w:rsidRPr="00797C44" w:rsidRDefault="00797C44" w:rsidP="000E0570">
      <w:pPr>
        <w:spacing w:line="360" w:lineRule="auto"/>
        <w:jc w:val="both"/>
      </w:pPr>
      <w:r w:rsidRPr="00797C44">
        <w:t xml:space="preserve">As an additional robustness check, I included the presence of other convenience store chains, namely Justo </w:t>
      </w:r>
      <w:r>
        <w:t>\</w:t>
      </w:r>
      <w:r w:rsidRPr="00797C44">
        <w:t xml:space="preserve">&amp; Bueno, D1, and Ara, as controls in all specifications. The inclusion of these variables did not substantially alter the main results. In general, the estimated effects became statistically insignificant across all crime categories and, in some cases, the violation of the parallel trends assumption became more pronounced. For the treatment-intensity specification, the coefficient for </w:t>
      </w:r>
      <w:ins w:id="250" w:author="Sophia Aristizabal Florez" w:date="2026-06-20T18:55:00Z" w16du:dateUtc="2026-06-20T23:55:00Z">
        <w:r w:rsidR="00A7284F">
          <w:t xml:space="preserve">personal </w:t>
        </w:r>
      </w:ins>
      <w:r w:rsidRPr="00797C44">
        <w:t xml:space="preserve">theft </w:t>
      </w:r>
      <w:del w:id="251" w:author="Sophia Aristizabal Florez" w:date="2026-06-20T18:55:00Z" w16du:dateUtc="2026-06-20T23:55:00Z">
        <w:r w:rsidRPr="00797C44" w:rsidDel="00A7284F">
          <w:delText xml:space="preserve">to people </w:delText>
        </w:r>
      </w:del>
      <w:r w:rsidRPr="00797C44">
        <w:t>decreased in magnitude, although the overall pattern of results remained unchanged. The complete set of estimates is reported in Appendix~\ref{sec:otherresultstable}</w:t>
      </w:r>
      <w:r>
        <w:t>.</w:t>
      </w:r>
    </w:p>
    <w:p w14:paraId="7E5F48D8" w14:textId="77777777" w:rsidR="00797C44" w:rsidRDefault="00797C44" w:rsidP="000E0570">
      <w:pPr>
        <w:spacing w:line="360" w:lineRule="auto"/>
        <w:jc w:val="both"/>
      </w:pPr>
    </w:p>
    <w:p w14:paraId="540570A0" w14:textId="469BE7D8" w:rsidR="00A23AE4" w:rsidRDefault="00142B68" w:rsidP="00142B68">
      <w:pPr>
        <w:jc w:val="both"/>
        <w:rPr>
          <w:lang w:val="en-US"/>
        </w:rPr>
      </w:pPr>
      <w:commentRangeStart w:id="252"/>
      <w:r w:rsidRPr="00142B68">
        <w:rPr>
          <w:highlight w:val="magenta"/>
          <w:lang w:val="en-US"/>
        </w:rPr>
        <w:t xml:space="preserve">The number of UPZs used for the analysis was reduced compared to the number used in the </w:t>
      </w:r>
      <w:proofErr w:type="spellStart"/>
      <w:r w:rsidRPr="00142B68">
        <w:rPr>
          <w:highlight w:val="magenta"/>
          <w:lang w:val="en-US"/>
        </w:rPr>
        <w:t>Stadistical</w:t>
      </w:r>
      <w:proofErr w:type="spellEnd"/>
      <w:r w:rsidRPr="00142B68">
        <w:rPr>
          <w:highlight w:val="magenta"/>
          <w:lang w:val="en-US"/>
        </w:rPr>
        <w:t xml:space="preserve"> analysis section because there are some UPZs in which the number of OXXO establishments decreased over the years.</w:t>
      </w:r>
      <w:r>
        <w:rPr>
          <w:lang w:val="en-US"/>
        </w:rPr>
        <w:t xml:space="preserve"> </w:t>
      </w:r>
      <w:commentRangeEnd w:id="252"/>
      <w:r>
        <w:rPr>
          <w:rStyle w:val="CommentReference"/>
        </w:rPr>
        <w:commentReference w:id="252"/>
      </w:r>
    </w:p>
    <w:p w14:paraId="5782B371" w14:textId="18DEDBA2" w:rsidR="004D7D8C" w:rsidRPr="00797C44" w:rsidRDefault="004D7D8C" w:rsidP="004D7D8C">
      <w:pPr>
        <w:jc w:val="center"/>
        <w:rPr>
          <w:lang w:val="en-US"/>
        </w:rPr>
      </w:pPr>
      <w:r>
        <w:rPr>
          <w:b/>
          <w:bCs/>
          <w:noProof/>
          <w14:ligatures w14:val="standardContextual"/>
        </w:rPr>
        <w:lastRenderedPageBreak/>
        <w:drawing>
          <wp:inline distT="0" distB="0" distL="0" distR="0" wp14:anchorId="389C8715" wp14:editId="1B1DBB71">
            <wp:extent cx="2714625" cy="4011930"/>
            <wp:effectExtent l="0" t="0" r="3175" b="1270"/>
            <wp:docPr id="9372380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38059" name="Picture 937238059"/>
                    <pic:cNvPicPr/>
                  </pic:nvPicPr>
                  <pic:blipFill rotWithShape="1">
                    <a:blip r:embed="rId10">
                      <a:extLst>
                        <a:ext uri="{28A0092B-C50C-407E-A947-70E740481C1C}">
                          <a14:useLocalDpi xmlns:a14="http://schemas.microsoft.com/office/drawing/2010/main" val="0"/>
                        </a:ext>
                      </a:extLst>
                    </a:blip>
                    <a:srcRect b="8811"/>
                    <a:stretch/>
                  </pic:blipFill>
                  <pic:spPr bwMode="auto">
                    <a:xfrm>
                      <a:off x="0" y="0"/>
                      <a:ext cx="2719638" cy="4019339"/>
                    </a:xfrm>
                    <a:prstGeom prst="rect">
                      <a:avLst/>
                    </a:prstGeom>
                    <a:ln>
                      <a:noFill/>
                    </a:ln>
                    <a:extLst>
                      <a:ext uri="{53640926-AAD7-44D8-BBD7-CCE9431645EC}">
                        <a14:shadowObscured xmlns:a14="http://schemas.microsoft.com/office/drawing/2010/main"/>
                      </a:ext>
                    </a:extLst>
                  </pic:spPr>
                </pic:pic>
              </a:graphicData>
            </a:graphic>
          </wp:inline>
        </w:drawing>
      </w:r>
    </w:p>
    <w:p w14:paraId="602691EC" w14:textId="15FD8CFE" w:rsidR="00A23AE4" w:rsidRDefault="00A23AE4" w:rsidP="00142B68">
      <w:pPr>
        <w:jc w:val="both"/>
        <w:rPr>
          <w:b/>
          <w:bCs/>
        </w:rPr>
      </w:pPr>
      <w:r w:rsidRPr="00A23AE4">
        <w:rPr>
          <w:b/>
          <w:bCs/>
        </w:rPr>
        <w:t>drop if codigo_upz == 97 | codigo_upz == 91 | codigo_upz == 93</w:t>
      </w:r>
    </w:p>
    <w:p w14:paraId="5A4EEF4F" w14:textId="7A98FFEA" w:rsidR="00A23AE4" w:rsidRDefault="00A23AE4" w:rsidP="00142B68">
      <w:pPr>
        <w:jc w:val="both"/>
        <w:rPr>
          <w:b/>
          <w:bCs/>
          <w:lang w:val="es-ES_tradnl"/>
        </w:rPr>
      </w:pPr>
      <w:r>
        <w:rPr>
          <w:b/>
          <w:bCs/>
          <w:noProof/>
          <w:lang w:val="es-ES_tradnl"/>
          <w14:ligatures w14:val="standardContextual"/>
        </w:rPr>
        <w:drawing>
          <wp:inline distT="0" distB="0" distL="0" distR="0" wp14:anchorId="5A9E9C4F" wp14:editId="63E582CE">
            <wp:extent cx="5009402" cy="2431915"/>
            <wp:effectExtent l="0" t="0" r="0" b="0"/>
            <wp:docPr id="328888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8030" name="Picture 328888030"/>
                    <pic:cNvPicPr/>
                  </pic:nvPicPr>
                  <pic:blipFill>
                    <a:blip r:embed="rId11">
                      <a:extLst>
                        <a:ext uri="{28A0092B-C50C-407E-A947-70E740481C1C}">
                          <a14:useLocalDpi xmlns:a14="http://schemas.microsoft.com/office/drawing/2010/main" val="0"/>
                        </a:ext>
                      </a:extLst>
                    </a:blip>
                    <a:stretch>
                      <a:fillRect/>
                    </a:stretch>
                  </pic:blipFill>
                  <pic:spPr>
                    <a:xfrm>
                      <a:off x="0" y="0"/>
                      <a:ext cx="5047422" cy="2450373"/>
                    </a:xfrm>
                    <a:prstGeom prst="rect">
                      <a:avLst/>
                    </a:prstGeom>
                  </pic:spPr>
                </pic:pic>
              </a:graphicData>
            </a:graphic>
          </wp:inline>
        </w:drawing>
      </w:r>
    </w:p>
    <w:p w14:paraId="64E71D15" w14:textId="423C54EC" w:rsidR="00A23AE4" w:rsidRDefault="00A23AE4" w:rsidP="00142B68">
      <w:pPr>
        <w:jc w:val="both"/>
        <w:rPr>
          <w:b/>
          <w:bCs/>
          <w:lang w:val="es-ES_tradnl"/>
        </w:rPr>
      </w:pPr>
      <w:r>
        <w:rPr>
          <w:b/>
          <w:bCs/>
          <w:noProof/>
          <w:lang w:val="es-ES_tradnl"/>
          <w14:ligatures w14:val="standardContextual"/>
        </w:rPr>
        <w:lastRenderedPageBreak/>
        <w:drawing>
          <wp:inline distT="0" distB="0" distL="0" distR="0" wp14:anchorId="6DA03FCF" wp14:editId="16E33E58">
            <wp:extent cx="4511842" cy="2431915"/>
            <wp:effectExtent l="0" t="0" r="0" b="0"/>
            <wp:docPr id="5186837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83746" name="Picture 518683746"/>
                    <pic:cNvPicPr/>
                  </pic:nvPicPr>
                  <pic:blipFill>
                    <a:blip r:embed="rId12">
                      <a:extLst>
                        <a:ext uri="{28A0092B-C50C-407E-A947-70E740481C1C}">
                          <a14:useLocalDpi xmlns:a14="http://schemas.microsoft.com/office/drawing/2010/main" val="0"/>
                        </a:ext>
                      </a:extLst>
                    </a:blip>
                    <a:stretch>
                      <a:fillRect/>
                    </a:stretch>
                  </pic:blipFill>
                  <pic:spPr>
                    <a:xfrm>
                      <a:off x="0" y="0"/>
                      <a:ext cx="4530673" cy="2442065"/>
                    </a:xfrm>
                    <a:prstGeom prst="rect">
                      <a:avLst/>
                    </a:prstGeom>
                  </pic:spPr>
                </pic:pic>
              </a:graphicData>
            </a:graphic>
          </wp:inline>
        </w:drawing>
      </w:r>
    </w:p>
    <w:p w14:paraId="75FE60AD" w14:textId="4FB3FFB6" w:rsidR="00A23AE4" w:rsidRDefault="00A23AE4" w:rsidP="00142B68">
      <w:pPr>
        <w:jc w:val="both"/>
        <w:rPr>
          <w:b/>
          <w:bCs/>
          <w:lang w:val="es-ES_tradnl"/>
        </w:rPr>
      </w:pPr>
      <w:r>
        <w:rPr>
          <w:b/>
          <w:bCs/>
          <w:noProof/>
          <w:lang w:val="es-ES_tradnl"/>
          <w14:ligatures w14:val="standardContextual"/>
        </w:rPr>
        <w:lastRenderedPageBreak/>
        <w:drawing>
          <wp:inline distT="0" distB="0" distL="0" distR="0" wp14:anchorId="4765B6F8" wp14:editId="57B651F1">
            <wp:extent cx="5943600" cy="7117715"/>
            <wp:effectExtent l="0" t="0" r="0" b="0"/>
            <wp:docPr id="3926538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53872" name="Picture 392653872"/>
                    <pic:cNvPicPr/>
                  </pic:nvPicPr>
                  <pic:blipFill>
                    <a:blip r:embed="rId13">
                      <a:extLst>
                        <a:ext uri="{28A0092B-C50C-407E-A947-70E740481C1C}">
                          <a14:useLocalDpi xmlns:a14="http://schemas.microsoft.com/office/drawing/2010/main" val="0"/>
                        </a:ext>
                      </a:extLst>
                    </a:blip>
                    <a:stretch>
                      <a:fillRect/>
                    </a:stretch>
                  </pic:blipFill>
                  <pic:spPr>
                    <a:xfrm>
                      <a:off x="0" y="0"/>
                      <a:ext cx="5943600" cy="7117715"/>
                    </a:xfrm>
                    <a:prstGeom prst="rect">
                      <a:avLst/>
                    </a:prstGeom>
                  </pic:spPr>
                </pic:pic>
              </a:graphicData>
            </a:graphic>
          </wp:inline>
        </w:drawing>
      </w:r>
    </w:p>
    <w:p w14:paraId="28DD34FF" w14:textId="3F54DE11" w:rsidR="00A23AE4" w:rsidRDefault="00A23AE4" w:rsidP="00142B68">
      <w:pPr>
        <w:jc w:val="both"/>
        <w:rPr>
          <w:b/>
          <w:bCs/>
          <w:lang w:val="es-ES_tradnl"/>
        </w:rPr>
      </w:pPr>
      <w:proofErr w:type="spellStart"/>
      <w:r>
        <w:rPr>
          <w:b/>
          <w:bCs/>
          <w:lang w:val="es-ES_tradnl"/>
        </w:rPr>
        <w:t>Intensity</w:t>
      </w:r>
      <w:proofErr w:type="spellEnd"/>
    </w:p>
    <w:p w14:paraId="510EFC58" w14:textId="72510296" w:rsidR="00A23AE4" w:rsidRDefault="00A23AE4" w:rsidP="00142B68">
      <w:pPr>
        <w:jc w:val="both"/>
        <w:rPr>
          <w:b/>
          <w:bCs/>
          <w:lang w:val="es-ES_tradnl"/>
        </w:rPr>
      </w:pPr>
      <w:r>
        <w:rPr>
          <w:b/>
          <w:bCs/>
          <w:noProof/>
          <w:lang w:val="es-ES_tradnl"/>
          <w14:ligatures w14:val="standardContextual"/>
        </w:rPr>
        <w:lastRenderedPageBreak/>
        <w:drawing>
          <wp:inline distT="0" distB="0" distL="0" distR="0" wp14:anchorId="40C35BDE" wp14:editId="52E9D501">
            <wp:extent cx="5949387" cy="3050333"/>
            <wp:effectExtent l="0" t="0" r="0" b="0"/>
            <wp:docPr id="1126488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88593" name="Picture 1126488593"/>
                    <pic:cNvPicPr/>
                  </pic:nvPicPr>
                  <pic:blipFill>
                    <a:blip r:embed="rId14">
                      <a:extLst>
                        <a:ext uri="{28A0092B-C50C-407E-A947-70E740481C1C}">
                          <a14:useLocalDpi xmlns:a14="http://schemas.microsoft.com/office/drawing/2010/main" val="0"/>
                        </a:ext>
                      </a:extLst>
                    </a:blip>
                    <a:stretch>
                      <a:fillRect/>
                    </a:stretch>
                  </pic:blipFill>
                  <pic:spPr>
                    <a:xfrm>
                      <a:off x="0" y="0"/>
                      <a:ext cx="5980752" cy="3066414"/>
                    </a:xfrm>
                    <a:prstGeom prst="rect">
                      <a:avLst/>
                    </a:prstGeom>
                  </pic:spPr>
                </pic:pic>
              </a:graphicData>
            </a:graphic>
          </wp:inline>
        </w:drawing>
      </w:r>
    </w:p>
    <w:p w14:paraId="680E93A4" w14:textId="3A839651" w:rsidR="00A23AE4" w:rsidRDefault="00A23AE4" w:rsidP="00142B68">
      <w:pPr>
        <w:jc w:val="both"/>
        <w:rPr>
          <w:b/>
          <w:bCs/>
          <w:lang w:val="es-ES_tradnl"/>
        </w:rPr>
      </w:pPr>
      <w:r>
        <w:rPr>
          <w:b/>
          <w:bCs/>
          <w:noProof/>
          <w14:ligatures w14:val="standardContextual"/>
        </w:rPr>
        <w:drawing>
          <wp:inline distT="0" distB="0" distL="0" distR="0" wp14:anchorId="1A30753B" wp14:editId="1B6E5E22">
            <wp:extent cx="4676140" cy="2489455"/>
            <wp:effectExtent l="0" t="0" r="0" b="0"/>
            <wp:docPr id="7446050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05074" name="Picture 744605074"/>
                    <pic:cNvPicPr/>
                  </pic:nvPicPr>
                  <pic:blipFill>
                    <a:blip r:embed="rId15">
                      <a:extLst>
                        <a:ext uri="{28A0092B-C50C-407E-A947-70E740481C1C}">
                          <a14:useLocalDpi xmlns:a14="http://schemas.microsoft.com/office/drawing/2010/main" val="0"/>
                        </a:ext>
                      </a:extLst>
                    </a:blip>
                    <a:stretch>
                      <a:fillRect/>
                    </a:stretch>
                  </pic:blipFill>
                  <pic:spPr>
                    <a:xfrm>
                      <a:off x="0" y="0"/>
                      <a:ext cx="4714198" cy="2509716"/>
                    </a:xfrm>
                    <a:prstGeom prst="rect">
                      <a:avLst/>
                    </a:prstGeom>
                  </pic:spPr>
                </pic:pic>
              </a:graphicData>
            </a:graphic>
          </wp:inline>
        </w:drawing>
      </w:r>
    </w:p>
    <w:p w14:paraId="05740651" w14:textId="2338A68D" w:rsidR="00A23AE4" w:rsidRDefault="00A23AE4" w:rsidP="00142B68">
      <w:pPr>
        <w:jc w:val="both"/>
        <w:rPr>
          <w:b/>
          <w:bCs/>
          <w:lang w:val="en-US"/>
        </w:rPr>
      </w:pPr>
      <w:r w:rsidRPr="00A23AE4">
        <w:rPr>
          <w:b/>
          <w:bCs/>
          <w:lang w:val="en-US"/>
        </w:rPr>
        <w:t xml:space="preserve">replace outliers = 1 if </w:t>
      </w:r>
      <w:proofErr w:type="spellStart"/>
      <w:r w:rsidRPr="00A23AE4">
        <w:rPr>
          <w:b/>
          <w:bCs/>
          <w:lang w:val="en-US"/>
        </w:rPr>
        <w:t>codigo_upz</w:t>
      </w:r>
      <w:proofErr w:type="spellEnd"/>
      <w:r w:rsidRPr="00A23AE4">
        <w:rPr>
          <w:b/>
          <w:bCs/>
          <w:lang w:val="en-US"/>
        </w:rPr>
        <w:t xml:space="preserve"> == 97 | </w:t>
      </w:r>
      <w:proofErr w:type="spellStart"/>
      <w:r w:rsidRPr="00A23AE4">
        <w:rPr>
          <w:b/>
          <w:bCs/>
          <w:lang w:val="en-US"/>
        </w:rPr>
        <w:t>codigo_upz</w:t>
      </w:r>
      <w:proofErr w:type="spellEnd"/>
      <w:r w:rsidRPr="00A23AE4">
        <w:rPr>
          <w:b/>
          <w:bCs/>
          <w:lang w:val="en-US"/>
        </w:rPr>
        <w:t xml:space="preserve"> == 91 | </w:t>
      </w:r>
      <w:proofErr w:type="spellStart"/>
      <w:r w:rsidRPr="00A23AE4">
        <w:rPr>
          <w:b/>
          <w:bCs/>
          <w:lang w:val="en-US"/>
        </w:rPr>
        <w:t>codigo_upz</w:t>
      </w:r>
      <w:proofErr w:type="spellEnd"/>
      <w:r w:rsidRPr="00A23AE4">
        <w:rPr>
          <w:b/>
          <w:bCs/>
          <w:lang w:val="en-US"/>
        </w:rPr>
        <w:t xml:space="preserve"> == 93 | </w:t>
      </w:r>
      <w:proofErr w:type="spellStart"/>
      <w:r w:rsidRPr="00A23AE4">
        <w:rPr>
          <w:b/>
          <w:bCs/>
          <w:lang w:val="en-US"/>
        </w:rPr>
        <w:t>theft_to_people_index_eb</w:t>
      </w:r>
      <w:proofErr w:type="spellEnd"/>
      <w:r w:rsidRPr="00A23AE4">
        <w:rPr>
          <w:b/>
          <w:bCs/>
          <w:lang w:val="en-US"/>
        </w:rPr>
        <w:t xml:space="preserve"> &gt; 400</w:t>
      </w:r>
    </w:p>
    <w:p w14:paraId="0B43DD54" w14:textId="05A6AE1F" w:rsidR="00A23AE4" w:rsidRDefault="00A23AE4" w:rsidP="00142B68">
      <w:pPr>
        <w:jc w:val="both"/>
        <w:rPr>
          <w:b/>
          <w:bCs/>
          <w:lang w:val="en-US"/>
        </w:rPr>
      </w:pPr>
      <w:r>
        <w:rPr>
          <w:b/>
          <w:bCs/>
          <w:noProof/>
          <w:lang w:val="en-US"/>
          <w14:ligatures w14:val="standardContextual"/>
        </w:rPr>
        <w:lastRenderedPageBreak/>
        <w:drawing>
          <wp:inline distT="0" distB="0" distL="0" distR="0" wp14:anchorId="7B64E8A8" wp14:editId="64B1FD63">
            <wp:extent cx="5308369" cy="2546430"/>
            <wp:effectExtent l="0" t="0" r="635" b="0"/>
            <wp:docPr id="21396352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5289" name="Picture 2139635289"/>
                    <pic:cNvPicPr/>
                  </pic:nvPicPr>
                  <pic:blipFill>
                    <a:blip r:embed="rId16">
                      <a:extLst>
                        <a:ext uri="{28A0092B-C50C-407E-A947-70E740481C1C}">
                          <a14:useLocalDpi xmlns:a14="http://schemas.microsoft.com/office/drawing/2010/main" val="0"/>
                        </a:ext>
                      </a:extLst>
                    </a:blip>
                    <a:stretch>
                      <a:fillRect/>
                    </a:stretch>
                  </pic:blipFill>
                  <pic:spPr>
                    <a:xfrm>
                      <a:off x="0" y="0"/>
                      <a:ext cx="5332675" cy="2558090"/>
                    </a:xfrm>
                    <a:prstGeom prst="rect">
                      <a:avLst/>
                    </a:prstGeom>
                  </pic:spPr>
                </pic:pic>
              </a:graphicData>
            </a:graphic>
          </wp:inline>
        </w:drawing>
      </w:r>
      <w:r>
        <w:rPr>
          <w:b/>
          <w:bCs/>
          <w:noProof/>
          <w:lang w:val="en-US"/>
          <w14:ligatures w14:val="standardContextual"/>
        </w:rPr>
        <w:drawing>
          <wp:inline distT="0" distB="0" distL="0" distR="0" wp14:anchorId="6672A01E" wp14:editId="6F8FB0C0">
            <wp:extent cx="4676172" cy="2519267"/>
            <wp:effectExtent l="0" t="0" r="0" b="0"/>
            <wp:docPr id="5724281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28100" name="Picture 572428100"/>
                    <pic:cNvPicPr/>
                  </pic:nvPicPr>
                  <pic:blipFill rotWithShape="1">
                    <a:blip r:embed="rId17">
                      <a:extLst>
                        <a:ext uri="{28A0092B-C50C-407E-A947-70E740481C1C}">
                          <a14:useLocalDpi xmlns:a14="http://schemas.microsoft.com/office/drawing/2010/main" val="0"/>
                        </a:ext>
                      </a:extLst>
                    </a:blip>
                    <a:srcRect r="7333" b="7959"/>
                    <a:stretch/>
                  </pic:blipFill>
                  <pic:spPr bwMode="auto">
                    <a:xfrm>
                      <a:off x="0" y="0"/>
                      <a:ext cx="4779074" cy="2574705"/>
                    </a:xfrm>
                    <a:prstGeom prst="rect">
                      <a:avLst/>
                    </a:prstGeom>
                    <a:ln>
                      <a:noFill/>
                    </a:ln>
                    <a:extLst>
                      <a:ext uri="{53640926-AAD7-44D8-BBD7-CCE9431645EC}">
                        <a14:shadowObscured xmlns:a14="http://schemas.microsoft.com/office/drawing/2010/main"/>
                      </a:ext>
                    </a:extLst>
                  </pic:spPr>
                </pic:pic>
              </a:graphicData>
            </a:graphic>
          </wp:inline>
        </w:drawing>
      </w:r>
    </w:p>
    <w:p w14:paraId="4B641ABC" w14:textId="48EA2297" w:rsidR="00A23AE4" w:rsidRDefault="00A23AE4" w:rsidP="00A23AE4">
      <w:pPr>
        <w:jc w:val="center"/>
        <w:rPr>
          <w:b/>
          <w:bCs/>
          <w:lang w:val="en-US"/>
        </w:rPr>
      </w:pPr>
      <w:r>
        <w:rPr>
          <w:b/>
          <w:bCs/>
          <w:noProof/>
          <w:lang w:val="es-ES_tradnl"/>
          <w14:ligatures w14:val="standardContextual"/>
        </w:rPr>
        <w:lastRenderedPageBreak/>
        <w:drawing>
          <wp:inline distT="0" distB="0" distL="0" distR="0" wp14:anchorId="593DE387" wp14:editId="00727F0E">
            <wp:extent cx="5849655" cy="6787099"/>
            <wp:effectExtent l="0" t="0" r="5080" b="0"/>
            <wp:docPr id="8058852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5253" name="Picture 805885253"/>
                    <pic:cNvPicPr/>
                  </pic:nvPicPr>
                  <pic:blipFill>
                    <a:blip r:embed="rId18">
                      <a:extLst>
                        <a:ext uri="{28A0092B-C50C-407E-A947-70E740481C1C}">
                          <a14:useLocalDpi xmlns:a14="http://schemas.microsoft.com/office/drawing/2010/main" val="0"/>
                        </a:ext>
                      </a:extLst>
                    </a:blip>
                    <a:stretch>
                      <a:fillRect/>
                    </a:stretch>
                  </pic:blipFill>
                  <pic:spPr>
                    <a:xfrm>
                      <a:off x="0" y="0"/>
                      <a:ext cx="5871832" cy="6812830"/>
                    </a:xfrm>
                    <a:prstGeom prst="rect">
                      <a:avLst/>
                    </a:prstGeom>
                  </pic:spPr>
                </pic:pic>
              </a:graphicData>
            </a:graphic>
          </wp:inline>
        </w:drawing>
      </w:r>
    </w:p>
    <w:p w14:paraId="530DB95C" w14:textId="546186E4" w:rsidR="00A23AE4" w:rsidRDefault="00A23AE4" w:rsidP="00142B68">
      <w:pPr>
        <w:jc w:val="both"/>
        <w:rPr>
          <w:b/>
          <w:bCs/>
          <w:lang w:val="en-US"/>
        </w:rPr>
      </w:pPr>
      <w:proofErr w:type="spellStart"/>
      <w:r>
        <w:rPr>
          <w:b/>
          <w:bCs/>
          <w:lang w:val="en-US"/>
        </w:rPr>
        <w:t>intensidad</w:t>
      </w:r>
      <w:proofErr w:type="spellEnd"/>
    </w:p>
    <w:p w14:paraId="04422434" w14:textId="0EAE963D" w:rsidR="00A23AE4" w:rsidRDefault="00A23AE4" w:rsidP="00142B68">
      <w:pPr>
        <w:jc w:val="both"/>
        <w:rPr>
          <w:b/>
          <w:bCs/>
          <w:lang w:val="en-US"/>
        </w:rPr>
      </w:pPr>
      <w:r>
        <w:rPr>
          <w:b/>
          <w:bCs/>
          <w:noProof/>
          <w:lang w:val="en-US"/>
          <w14:ligatures w14:val="standardContextual"/>
        </w:rPr>
        <w:lastRenderedPageBreak/>
        <w:drawing>
          <wp:inline distT="0" distB="0" distL="0" distR="0" wp14:anchorId="5AC65BA1" wp14:editId="2D999AEE">
            <wp:extent cx="4869995" cy="2303362"/>
            <wp:effectExtent l="0" t="0" r="0" b="0"/>
            <wp:docPr id="1924851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1759" name="Picture 1924851759"/>
                    <pic:cNvPicPr/>
                  </pic:nvPicPr>
                  <pic:blipFill>
                    <a:blip r:embed="rId19">
                      <a:extLst>
                        <a:ext uri="{28A0092B-C50C-407E-A947-70E740481C1C}">
                          <a14:useLocalDpi xmlns:a14="http://schemas.microsoft.com/office/drawing/2010/main" val="0"/>
                        </a:ext>
                      </a:extLst>
                    </a:blip>
                    <a:stretch>
                      <a:fillRect/>
                    </a:stretch>
                  </pic:blipFill>
                  <pic:spPr>
                    <a:xfrm>
                      <a:off x="0" y="0"/>
                      <a:ext cx="4890091" cy="2312867"/>
                    </a:xfrm>
                    <a:prstGeom prst="rect">
                      <a:avLst/>
                    </a:prstGeom>
                  </pic:spPr>
                </pic:pic>
              </a:graphicData>
            </a:graphic>
          </wp:inline>
        </w:drawing>
      </w:r>
    </w:p>
    <w:p w14:paraId="74830F81" w14:textId="11945CBD" w:rsidR="00A23AE4" w:rsidRDefault="00A23AE4" w:rsidP="00142B68">
      <w:pPr>
        <w:jc w:val="both"/>
        <w:rPr>
          <w:b/>
          <w:bCs/>
          <w:lang w:val="en-US"/>
        </w:rPr>
      </w:pPr>
      <w:r>
        <w:rPr>
          <w:b/>
          <w:bCs/>
          <w:noProof/>
          <w:lang w:val="en-US"/>
          <w14:ligatures w14:val="standardContextual"/>
        </w:rPr>
        <w:drawing>
          <wp:inline distT="0" distB="0" distL="0" distR="0" wp14:anchorId="03B66E8B" wp14:editId="53B1A023">
            <wp:extent cx="4209912" cy="2257063"/>
            <wp:effectExtent l="0" t="0" r="0" b="3810"/>
            <wp:docPr id="4405932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93256" name="Picture 440593256"/>
                    <pic:cNvPicPr/>
                  </pic:nvPicPr>
                  <pic:blipFill>
                    <a:blip r:embed="rId20">
                      <a:extLst>
                        <a:ext uri="{28A0092B-C50C-407E-A947-70E740481C1C}">
                          <a14:useLocalDpi xmlns:a14="http://schemas.microsoft.com/office/drawing/2010/main" val="0"/>
                        </a:ext>
                      </a:extLst>
                    </a:blip>
                    <a:stretch>
                      <a:fillRect/>
                    </a:stretch>
                  </pic:blipFill>
                  <pic:spPr>
                    <a:xfrm>
                      <a:off x="0" y="0"/>
                      <a:ext cx="4229648" cy="2267644"/>
                    </a:xfrm>
                    <a:prstGeom prst="rect">
                      <a:avLst/>
                    </a:prstGeom>
                  </pic:spPr>
                </pic:pic>
              </a:graphicData>
            </a:graphic>
          </wp:inline>
        </w:drawing>
      </w:r>
    </w:p>
    <w:p w14:paraId="5361015E" w14:textId="77777777" w:rsidR="00A23AE4" w:rsidRPr="00A23AE4" w:rsidRDefault="00A23AE4" w:rsidP="00142B68">
      <w:pPr>
        <w:jc w:val="both"/>
        <w:rPr>
          <w:b/>
          <w:bCs/>
          <w:lang w:val="en-US"/>
        </w:rPr>
      </w:pPr>
    </w:p>
    <w:p w14:paraId="3C609104" w14:textId="2A234FD7" w:rsidR="00A23AE4" w:rsidRDefault="00A23AE4" w:rsidP="00142B68">
      <w:pPr>
        <w:jc w:val="both"/>
        <w:rPr>
          <w:b/>
          <w:bCs/>
        </w:rPr>
      </w:pPr>
      <w:r>
        <w:rPr>
          <w:b/>
          <w:bCs/>
        </w:rPr>
        <w:t xml:space="preserve">QUITAR LOS ALWAYS TREATED: </w:t>
      </w:r>
      <w:r w:rsidRPr="00A23AE4">
        <w:rPr>
          <w:b/>
          <w:bCs/>
          <w:highlight w:val="red"/>
        </w:rPr>
        <w:t>12 19 20 22 24 25 27 29 39 91 93 94 97 100 101 102 116</w:t>
      </w:r>
    </w:p>
    <w:p w14:paraId="0E5A9059" w14:textId="77777777" w:rsidR="00A23AE4" w:rsidRDefault="00A23AE4" w:rsidP="00142B68">
      <w:pPr>
        <w:jc w:val="both"/>
        <w:rPr>
          <w:b/>
          <w:bCs/>
        </w:rPr>
      </w:pPr>
    </w:p>
    <w:p w14:paraId="0FD85034" w14:textId="797E9AA4" w:rsidR="00A23AE4" w:rsidRDefault="00A23AE4" w:rsidP="00142B68">
      <w:pPr>
        <w:jc w:val="both"/>
        <w:rPr>
          <w:b/>
          <w:bCs/>
        </w:rPr>
      </w:pPr>
      <w:r>
        <w:rPr>
          <w:b/>
          <w:bCs/>
          <w:noProof/>
          <w14:ligatures w14:val="standardContextual"/>
        </w:rPr>
        <w:drawing>
          <wp:inline distT="0" distB="0" distL="0" distR="0" wp14:anchorId="08FF7467" wp14:editId="7A85249D">
            <wp:extent cx="5220182" cy="2419354"/>
            <wp:effectExtent l="0" t="0" r="0" b="0"/>
            <wp:docPr id="9924176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7669" name="Picture 992417669"/>
                    <pic:cNvPicPr/>
                  </pic:nvPicPr>
                  <pic:blipFill>
                    <a:blip r:embed="rId21">
                      <a:extLst>
                        <a:ext uri="{28A0092B-C50C-407E-A947-70E740481C1C}">
                          <a14:useLocalDpi xmlns:a14="http://schemas.microsoft.com/office/drawing/2010/main" val="0"/>
                        </a:ext>
                      </a:extLst>
                    </a:blip>
                    <a:stretch>
                      <a:fillRect/>
                    </a:stretch>
                  </pic:blipFill>
                  <pic:spPr>
                    <a:xfrm>
                      <a:off x="0" y="0"/>
                      <a:ext cx="5268559" cy="2441775"/>
                    </a:xfrm>
                    <a:prstGeom prst="rect">
                      <a:avLst/>
                    </a:prstGeom>
                  </pic:spPr>
                </pic:pic>
              </a:graphicData>
            </a:graphic>
          </wp:inline>
        </w:drawing>
      </w:r>
    </w:p>
    <w:p w14:paraId="513B7167" w14:textId="77777777" w:rsidR="00A23AE4" w:rsidRDefault="00A23AE4" w:rsidP="00142B68">
      <w:pPr>
        <w:jc w:val="both"/>
        <w:rPr>
          <w:b/>
          <w:bCs/>
        </w:rPr>
      </w:pPr>
    </w:p>
    <w:p w14:paraId="0EFA7B17" w14:textId="5F86BC67" w:rsidR="00A23AE4" w:rsidRDefault="00A23AE4" w:rsidP="00142B68">
      <w:pPr>
        <w:jc w:val="both"/>
        <w:rPr>
          <w:b/>
          <w:bCs/>
        </w:rPr>
      </w:pPr>
      <w:r>
        <w:rPr>
          <w:b/>
          <w:bCs/>
          <w:noProof/>
          <w14:ligatures w14:val="standardContextual"/>
        </w:rPr>
        <w:lastRenderedPageBreak/>
        <w:drawing>
          <wp:inline distT="0" distB="0" distL="0" distR="0" wp14:anchorId="73B04AE6" wp14:editId="079239C7">
            <wp:extent cx="4849792" cy="2608774"/>
            <wp:effectExtent l="0" t="0" r="1905" b="0"/>
            <wp:docPr id="7305135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3527" name="Picture 730513527"/>
                    <pic:cNvPicPr/>
                  </pic:nvPicPr>
                  <pic:blipFill>
                    <a:blip r:embed="rId22">
                      <a:extLst>
                        <a:ext uri="{28A0092B-C50C-407E-A947-70E740481C1C}">
                          <a14:useLocalDpi xmlns:a14="http://schemas.microsoft.com/office/drawing/2010/main" val="0"/>
                        </a:ext>
                      </a:extLst>
                    </a:blip>
                    <a:stretch>
                      <a:fillRect/>
                    </a:stretch>
                  </pic:blipFill>
                  <pic:spPr>
                    <a:xfrm>
                      <a:off x="0" y="0"/>
                      <a:ext cx="4897054" cy="2634197"/>
                    </a:xfrm>
                    <a:prstGeom prst="rect">
                      <a:avLst/>
                    </a:prstGeom>
                  </pic:spPr>
                </pic:pic>
              </a:graphicData>
            </a:graphic>
          </wp:inline>
        </w:drawing>
      </w:r>
    </w:p>
    <w:p w14:paraId="1B7BD3F9" w14:textId="3E023196" w:rsidR="00A23AE4" w:rsidRDefault="00A23AE4" w:rsidP="00142B68">
      <w:pPr>
        <w:jc w:val="both"/>
        <w:rPr>
          <w:b/>
          <w:bCs/>
        </w:rPr>
      </w:pPr>
      <w:r>
        <w:rPr>
          <w:b/>
          <w:bCs/>
          <w:noProof/>
          <w:lang w:val="en-US"/>
          <w14:ligatures w14:val="standardContextual"/>
        </w:rPr>
        <w:lastRenderedPageBreak/>
        <w:drawing>
          <wp:inline distT="0" distB="0" distL="0" distR="0" wp14:anchorId="75352B12" wp14:editId="29C371BD">
            <wp:extent cx="5437523" cy="6562845"/>
            <wp:effectExtent l="0" t="0" r="0" b="3175"/>
            <wp:docPr id="19114539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53973" name="Picture 1911453973"/>
                    <pic:cNvPicPr/>
                  </pic:nvPicPr>
                  <pic:blipFill rotWithShape="1">
                    <a:blip r:embed="rId23">
                      <a:extLst>
                        <a:ext uri="{28A0092B-C50C-407E-A947-70E740481C1C}">
                          <a14:useLocalDpi xmlns:a14="http://schemas.microsoft.com/office/drawing/2010/main" val="0"/>
                        </a:ext>
                      </a:extLst>
                    </a:blip>
                    <a:srcRect t="-1" b="518"/>
                    <a:stretch/>
                  </pic:blipFill>
                  <pic:spPr bwMode="auto">
                    <a:xfrm>
                      <a:off x="0" y="0"/>
                      <a:ext cx="5473541" cy="6606317"/>
                    </a:xfrm>
                    <a:prstGeom prst="rect">
                      <a:avLst/>
                    </a:prstGeom>
                    <a:ln>
                      <a:noFill/>
                    </a:ln>
                    <a:extLst>
                      <a:ext uri="{53640926-AAD7-44D8-BBD7-CCE9431645EC}">
                        <a14:shadowObscured xmlns:a14="http://schemas.microsoft.com/office/drawing/2010/main"/>
                      </a:ext>
                    </a:extLst>
                  </pic:spPr>
                </pic:pic>
              </a:graphicData>
            </a:graphic>
          </wp:inline>
        </w:drawing>
      </w:r>
    </w:p>
    <w:p w14:paraId="1134BB4A" w14:textId="74DF4C52" w:rsidR="00A23AE4" w:rsidRDefault="00A23AE4" w:rsidP="00142B68">
      <w:pPr>
        <w:jc w:val="both"/>
        <w:rPr>
          <w:b/>
          <w:bCs/>
        </w:rPr>
      </w:pPr>
      <w:r>
        <w:rPr>
          <w:b/>
          <w:bCs/>
        </w:rPr>
        <w:t>Intensity</w:t>
      </w:r>
    </w:p>
    <w:p w14:paraId="7D3F3A9B" w14:textId="45E1AF11" w:rsidR="00A23AE4" w:rsidRDefault="00A23AE4" w:rsidP="00142B68">
      <w:pPr>
        <w:jc w:val="both"/>
        <w:rPr>
          <w:b/>
          <w:bCs/>
        </w:rPr>
      </w:pPr>
      <w:r>
        <w:rPr>
          <w:b/>
          <w:bCs/>
          <w:noProof/>
          <w14:ligatures w14:val="standardContextual"/>
        </w:rPr>
        <w:lastRenderedPageBreak/>
        <w:drawing>
          <wp:inline distT="0" distB="0" distL="0" distR="0" wp14:anchorId="7E06090C" wp14:editId="3E5C4567">
            <wp:extent cx="4910810" cy="2140085"/>
            <wp:effectExtent l="0" t="0" r="4445" b="0"/>
            <wp:docPr id="8898786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8697" name="Picture 889878697"/>
                    <pic:cNvPicPr/>
                  </pic:nvPicPr>
                  <pic:blipFill>
                    <a:blip r:embed="rId24">
                      <a:extLst>
                        <a:ext uri="{28A0092B-C50C-407E-A947-70E740481C1C}">
                          <a14:useLocalDpi xmlns:a14="http://schemas.microsoft.com/office/drawing/2010/main" val="0"/>
                        </a:ext>
                      </a:extLst>
                    </a:blip>
                    <a:stretch>
                      <a:fillRect/>
                    </a:stretch>
                  </pic:blipFill>
                  <pic:spPr>
                    <a:xfrm>
                      <a:off x="0" y="0"/>
                      <a:ext cx="4935300" cy="2150757"/>
                    </a:xfrm>
                    <a:prstGeom prst="rect">
                      <a:avLst/>
                    </a:prstGeom>
                  </pic:spPr>
                </pic:pic>
              </a:graphicData>
            </a:graphic>
          </wp:inline>
        </w:drawing>
      </w:r>
    </w:p>
    <w:p w14:paraId="3F0B6C20" w14:textId="362B606C" w:rsidR="00A23AE4" w:rsidRDefault="00A23AE4" w:rsidP="00142B68">
      <w:pPr>
        <w:jc w:val="both"/>
        <w:rPr>
          <w:b/>
          <w:bCs/>
        </w:rPr>
      </w:pPr>
      <w:r>
        <w:rPr>
          <w:noProof/>
          <w14:ligatures w14:val="standardContextual"/>
        </w:rPr>
        <w:drawing>
          <wp:inline distT="0" distB="0" distL="0" distR="0" wp14:anchorId="391EF2F7" wp14:editId="31ECC26B">
            <wp:extent cx="3954421" cy="1828800"/>
            <wp:effectExtent l="0" t="0" r="0" b="0"/>
            <wp:docPr id="8559326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260" name="Picture 85593260"/>
                    <pic:cNvPicPr/>
                  </pic:nvPicPr>
                  <pic:blipFill>
                    <a:blip r:embed="rId25">
                      <a:extLst>
                        <a:ext uri="{28A0092B-C50C-407E-A947-70E740481C1C}">
                          <a14:useLocalDpi xmlns:a14="http://schemas.microsoft.com/office/drawing/2010/main" val="0"/>
                        </a:ext>
                      </a:extLst>
                    </a:blip>
                    <a:stretch>
                      <a:fillRect/>
                    </a:stretch>
                  </pic:blipFill>
                  <pic:spPr>
                    <a:xfrm>
                      <a:off x="0" y="0"/>
                      <a:ext cx="3976320" cy="1838927"/>
                    </a:xfrm>
                    <a:prstGeom prst="rect">
                      <a:avLst/>
                    </a:prstGeom>
                  </pic:spPr>
                </pic:pic>
              </a:graphicData>
            </a:graphic>
          </wp:inline>
        </w:drawing>
      </w:r>
    </w:p>
    <w:p w14:paraId="38DCA7D0" w14:textId="77777777" w:rsidR="00A23AE4" w:rsidRPr="00A23AE4" w:rsidRDefault="00A23AE4" w:rsidP="00142B68">
      <w:pPr>
        <w:jc w:val="both"/>
        <w:rPr>
          <w:b/>
          <w:bCs/>
          <w:lang w:val="es-ES_tradnl"/>
        </w:rPr>
      </w:pPr>
    </w:p>
    <w:p w14:paraId="0B4B4AF0" w14:textId="599CAE4B" w:rsidR="00142B68" w:rsidRDefault="00142B68" w:rsidP="00A23AE4">
      <w:pPr>
        <w:jc w:val="both"/>
        <w:rPr>
          <w:b/>
          <w:bCs/>
        </w:rPr>
      </w:pPr>
      <w:r>
        <w:rPr>
          <w:b/>
          <w:bCs/>
        </w:rPr>
        <w:t>ROBUSTNESS CHECKS</w:t>
      </w:r>
    </w:p>
    <w:p w14:paraId="35D62B21" w14:textId="77777777" w:rsidR="00A23AE4" w:rsidRPr="00A23AE4" w:rsidRDefault="00A23AE4" w:rsidP="00A23AE4">
      <w:pPr>
        <w:jc w:val="both"/>
        <w:rPr>
          <w:b/>
          <w:bCs/>
        </w:rPr>
      </w:pPr>
    </w:p>
    <w:p w14:paraId="43AA61FD" w14:textId="77777777" w:rsidR="00A23AE4" w:rsidRDefault="00A23AE4" w:rsidP="00A23AE4">
      <w:pPr>
        <w:jc w:val="both"/>
        <w:rPr>
          <w:b/>
          <w:bCs/>
        </w:rPr>
      </w:pPr>
      <w:r>
        <w:rPr>
          <w:b/>
          <w:bCs/>
        </w:rPr>
        <w:t xml:space="preserve">QUITAR LOS ALWAYS TREATED: </w:t>
      </w:r>
      <w:r w:rsidRPr="00A23AE4">
        <w:rPr>
          <w:b/>
          <w:bCs/>
          <w:highlight w:val="red"/>
        </w:rPr>
        <w:t>12 19 20 22 24 25 27 29 39 91 93 94 97 100 101 102 116</w:t>
      </w:r>
    </w:p>
    <w:p w14:paraId="3F1DBF8F" w14:textId="1659D9B0" w:rsidR="00E96572" w:rsidRPr="00A23AE4" w:rsidRDefault="00A23AE4" w:rsidP="00A23AE4">
      <w:pPr>
        <w:spacing w:line="360" w:lineRule="auto"/>
        <w:jc w:val="both"/>
      </w:pPr>
      <w:r>
        <w:rPr>
          <w:b/>
          <w:bCs/>
          <w:noProof/>
          <w14:ligatures w14:val="standardContextual"/>
        </w:rPr>
        <w:drawing>
          <wp:inline distT="0" distB="0" distL="0" distR="0" wp14:anchorId="183C601F" wp14:editId="4D95E88B">
            <wp:extent cx="5943600" cy="1754505"/>
            <wp:effectExtent l="0" t="0" r="0" b="0"/>
            <wp:docPr id="4604228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2855" name="Picture 4604228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754505"/>
                    </a:xfrm>
                    <a:prstGeom prst="rect">
                      <a:avLst/>
                    </a:prstGeom>
                  </pic:spPr>
                </pic:pic>
              </a:graphicData>
            </a:graphic>
          </wp:inline>
        </w:drawing>
      </w:r>
    </w:p>
    <w:p w14:paraId="12A677A3" w14:textId="7BD1691B" w:rsidR="00E96572" w:rsidRDefault="00A23AE4" w:rsidP="000E0570">
      <w:pPr>
        <w:jc w:val="both"/>
        <w:rPr>
          <w:b/>
          <w:bCs/>
        </w:rPr>
      </w:pPr>
      <w:r>
        <w:rPr>
          <w:b/>
          <w:bCs/>
          <w:noProof/>
          <w14:ligatures w14:val="standardContextual"/>
        </w:rPr>
        <w:lastRenderedPageBreak/>
        <w:drawing>
          <wp:inline distT="0" distB="0" distL="0" distR="0" wp14:anchorId="2BBA27CC" wp14:editId="008D7388">
            <wp:extent cx="5943600" cy="1792605"/>
            <wp:effectExtent l="0" t="0" r="0" b="0"/>
            <wp:docPr id="5464858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85832" name="Picture 5464858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792605"/>
                    </a:xfrm>
                    <a:prstGeom prst="rect">
                      <a:avLst/>
                    </a:prstGeom>
                  </pic:spPr>
                </pic:pic>
              </a:graphicData>
            </a:graphic>
          </wp:inline>
        </w:drawing>
      </w:r>
    </w:p>
    <w:p w14:paraId="444D6AFC" w14:textId="352DC47B" w:rsidR="00A23AE4" w:rsidRDefault="00A23AE4" w:rsidP="000E0570">
      <w:pPr>
        <w:jc w:val="both"/>
        <w:rPr>
          <w:b/>
          <w:bCs/>
        </w:rPr>
      </w:pPr>
      <w:r>
        <w:rPr>
          <w:b/>
          <w:bCs/>
          <w:noProof/>
          <w14:ligatures w14:val="standardContextual"/>
        </w:rPr>
        <w:lastRenderedPageBreak/>
        <w:drawing>
          <wp:inline distT="0" distB="0" distL="0" distR="0" wp14:anchorId="3099B558" wp14:editId="4F3FB7EC">
            <wp:extent cx="5943600" cy="6993890"/>
            <wp:effectExtent l="0" t="0" r="0" b="3810"/>
            <wp:docPr id="169390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032" name="Picture 16939032"/>
                    <pic:cNvPicPr/>
                  </pic:nvPicPr>
                  <pic:blipFill>
                    <a:blip r:embed="rId28">
                      <a:extLst>
                        <a:ext uri="{28A0092B-C50C-407E-A947-70E740481C1C}">
                          <a14:useLocalDpi xmlns:a14="http://schemas.microsoft.com/office/drawing/2010/main" val="0"/>
                        </a:ext>
                      </a:extLst>
                    </a:blip>
                    <a:stretch>
                      <a:fillRect/>
                    </a:stretch>
                  </pic:blipFill>
                  <pic:spPr>
                    <a:xfrm>
                      <a:off x="0" y="0"/>
                      <a:ext cx="5943600" cy="6993890"/>
                    </a:xfrm>
                    <a:prstGeom prst="rect">
                      <a:avLst/>
                    </a:prstGeom>
                  </pic:spPr>
                </pic:pic>
              </a:graphicData>
            </a:graphic>
          </wp:inline>
        </w:drawing>
      </w:r>
    </w:p>
    <w:p w14:paraId="715BE4E1" w14:textId="77777777" w:rsidR="00A23AE4" w:rsidRDefault="00A23AE4" w:rsidP="00A23AE4">
      <w:pPr>
        <w:jc w:val="both"/>
        <w:rPr>
          <w:b/>
          <w:bCs/>
        </w:rPr>
      </w:pPr>
    </w:p>
    <w:p w14:paraId="371822D9" w14:textId="0E6B4A9D" w:rsidR="00A23AE4" w:rsidRDefault="00A23AE4" w:rsidP="00A23AE4">
      <w:pPr>
        <w:jc w:val="both"/>
        <w:rPr>
          <w:b/>
          <w:bCs/>
        </w:rPr>
      </w:pPr>
      <w:r>
        <w:rPr>
          <w:b/>
          <w:bCs/>
        </w:rPr>
        <w:t>SIN NADA</w:t>
      </w:r>
    </w:p>
    <w:p w14:paraId="1CCB440B" w14:textId="3C3EC145" w:rsidR="00A23AE4" w:rsidRDefault="00A23AE4" w:rsidP="00A23AE4">
      <w:pPr>
        <w:jc w:val="both"/>
        <w:rPr>
          <w:b/>
          <w:bCs/>
        </w:rPr>
      </w:pPr>
      <w:r>
        <w:rPr>
          <w:b/>
          <w:bCs/>
          <w:noProof/>
          <w14:ligatures w14:val="standardContextual"/>
        </w:rPr>
        <w:lastRenderedPageBreak/>
        <w:drawing>
          <wp:inline distT="0" distB="0" distL="0" distR="0" wp14:anchorId="4E8951A7" wp14:editId="50AFBA5D">
            <wp:extent cx="5943600" cy="1899920"/>
            <wp:effectExtent l="0" t="0" r="0" b="5080"/>
            <wp:docPr id="13654138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1389" name="Picture 1365413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899920"/>
                    </a:xfrm>
                    <a:prstGeom prst="rect">
                      <a:avLst/>
                    </a:prstGeom>
                  </pic:spPr>
                </pic:pic>
              </a:graphicData>
            </a:graphic>
          </wp:inline>
        </w:drawing>
      </w:r>
    </w:p>
    <w:p w14:paraId="7C31E59F" w14:textId="00D0D218" w:rsidR="00A23AE4" w:rsidRPr="00A23AE4" w:rsidRDefault="00A23AE4" w:rsidP="00A23AE4">
      <w:pPr>
        <w:jc w:val="both"/>
        <w:rPr>
          <w:b/>
          <w:bCs/>
        </w:rPr>
      </w:pPr>
      <w:r>
        <w:rPr>
          <w:b/>
          <w:bCs/>
          <w:noProof/>
          <w14:ligatures w14:val="standardContextual"/>
        </w:rPr>
        <w:drawing>
          <wp:inline distT="0" distB="0" distL="0" distR="0" wp14:anchorId="6618A09C" wp14:editId="02995DCA">
            <wp:extent cx="5943600" cy="1893570"/>
            <wp:effectExtent l="0" t="0" r="0" b="0"/>
            <wp:docPr id="16355966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6680" name="Picture 16355966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893570"/>
                    </a:xfrm>
                    <a:prstGeom prst="rect">
                      <a:avLst/>
                    </a:prstGeom>
                  </pic:spPr>
                </pic:pic>
              </a:graphicData>
            </a:graphic>
          </wp:inline>
        </w:drawing>
      </w:r>
    </w:p>
    <w:p w14:paraId="4CD8B3A5" w14:textId="77777777" w:rsidR="00E96572" w:rsidRDefault="00E96572" w:rsidP="000E0570">
      <w:pPr>
        <w:jc w:val="both"/>
        <w:rPr>
          <w:b/>
          <w:bCs/>
        </w:rPr>
      </w:pPr>
    </w:p>
    <w:p w14:paraId="134765B0" w14:textId="35DAE6CB" w:rsidR="00A23AE4" w:rsidRDefault="00A23AE4" w:rsidP="000E0570">
      <w:pPr>
        <w:jc w:val="both"/>
        <w:rPr>
          <w:b/>
          <w:bCs/>
        </w:rPr>
      </w:pPr>
      <w:r>
        <w:rPr>
          <w:b/>
          <w:bCs/>
          <w:noProof/>
          <w14:ligatures w14:val="standardContextual"/>
        </w:rPr>
        <w:lastRenderedPageBreak/>
        <w:drawing>
          <wp:inline distT="0" distB="0" distL="0" distR="0" wp14:anchorId="29D4C43A" wp14:editId="69B06C75">
            <wp:extent cx="6074114" cy="6622472"/>
            <wp:effectExtent l="0" t="0" r="0" b="0"/>
            <wp:docPr id="8708403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40370" name="Picture 870840370"/>
                    <pic:cNvPicPr/>
                  </pic:nvPicPr>
                  <pic:blipFill>
                    <a:blip r:embed="rId31">
                      <a:extLst>
                        <a:ext uri="{28A0092B-C50C-407E-A947-70E740481C1C}">
                          <a14:useLocalDpi xmlns:a14="http://schemas.microsoft.com/office/drawing/2010/main" val="0"/>
                        </a:ext>
                      </a:extLst>
                    </a:blip>
                    <a:stretch>
                      <a:fillRect/>
                    </a:stretch>
                  </pic:blipFill>
                  <pic:spPr>
                    <a:xfrm>
                      <a:off x="0" y="0"/>
                      <a:ext cx="6089322" cy="6639053"/>
                    </a:xfrm>
                    <a:prstGeom prst="rect">
                      <a:avLst/>
                    </a:prstGeom>
                  </pic:spPr>
                </pic:pic>
              </a:graphicData>
            </a:graphic>
          </wp:inline>
        </w:drawing>
      </w:r>
    </w:p>
    <w:p w14:paraId="7F5B44D2" w14:textId="4503BA6B" w:rsidR="00A23AE4" w:rsidRDefault="00A23AE4" w:rsidP="00A23AE4">
      <w:pPr>
        <w:jc w:val="both"/>
        <w:rPr>
          <w:b/>
          <w:bCs/>
        </w:rPr>
      </w:pPr>
      <w:r w:rsidRPr="00A23AE4">
        <w:rPr>
          <w:b/>
          <w:bCs/>
        </w:rPr>
        <w:t>drop if codigo_upz == 97 | codigo_upz == 91 | codigo_upz == 93</w:t>
      </w:r>
    </w:p>
    <w:p w14:paraId="0E59A874" w14:textId="77777777" w:rsidR="00A23AE4" w:rsidRDefault="00A23AE4" w:rsidP="000E0570">
      <w:pPr>
        <w:jc w:val="both"/>
        <w:rPr>
          <w:b/>
          <w:bCs/>
        </w:rPr>
      </w:pPr>
    </w:p>
    <w:p w14:paraId="0AFA917F" w14:textId="40E98874" w:rsidR="00A23AE4" w:rsidRDefault="00A23AE4" w:rsidP="000E0570">
      <w:pPr>
        <w:jc w:val="both"/>
        <w:rPr>
          <w:b/>
          <w:bCs/>
        </w:rPr>
      </w:pPr>
      <w:r>
        <w:rPr>
          <w:b/>
          <w:bCs/>
          <w:noProof/>
          <w14:ligatures w14:val="standardContextual"/>
        </w:rPr>
        <w:lastRenderedPageBreak/>
        <w:drawing>
          <wp:inline distT="0" distB="0" distL="0" distR="0" wp14:anchorId="5A24B057" wp14:editId="6E63B811">
            <wp:extent cx="5943600" cy="1780540"/>
            <wp:effectExtent l="0" t="0" r="0" b="0"/>
            <wp:docPr id="9269770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7062" name="Picture 92697706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2ACF3CFB" w14:textId="0F35D2EC" w:rsidR="00A23AE4" w:rsidRDefault="00A23AE4" w:rsidP="000E0570">
      <w:pPr>
        <w:jc w:val="both"/>
        <w:rPr>
          <w:b/>
          <w:bCs/>
        </w:rPr>
      </w:pPr>
      <w:r>
        <w:rPr>
          <w:b/>
          <w:bCs/>
          <w:noProof/>
          <w14:ligatures w14:val="standardContextual"/>
        </w:rPr>
        <w:drawing>
          <wp:inline distT="0" distB="0" distL="0" distR="0" wp14:anchorId="1EE95837" wp14:editId="721D7022">
            <wp:extent cx="5943600" cy="1835785"/>
            <wp:effectExtent l="0" t="0" r="0" b="5715"/>
            <wp:docPr id="10291362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6212" name="Picture 10291362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07E46AA7" w14:textId="77777777" w:rsidR="00A23AE4" w:rsidRDefault="00A23AE4" w:rsidP="000E0570">
      <w:pPr>
        <w:jc w:val="both"/>
        <w:rPr>
          <w:b/>
          <w:bCs/>
        </w:rPr>
      </w:pPr>
    </w:p>
    <w:p w14:paraId="6132EACC" w14:textId="77777777" w:rsidR="00A23AE4" w:rsidRDefault="00A23AE4" w:rsidP="00A23AE4">
      <w:pPr>
        <w:jc w:val="both"/>
        <w:rPr>
          <w:b/>
          <w:bCs/>
          <w:lang w:val="en-US"/>
        </w:rPr>
      </w:pPr>
      <w:r w:rsidRPr="00A23AE4">
        <w:rPr>
          <w:b/>
          <w:bCs/>
          <w:lang w:val="en-US"/>
        </w:rPr>
        <w:t xml:space="preserve">replace outliers = 1 if </w:t>
      </w:r>
      <w:proofErr w:type="spellStart"/>
      <w:r w:rsidRPr="00A23AE4">
        <w:rPr>
          <w:b/>
          <w:bCs/>
          <w:lang w:val="en-US"/>
        </w:rPr>
        <w:t>codigo_upz</w:t>
      </w:r>
      <w:proofErr w:type="spellEnd"/>
      <w:r w:rsidRPr="00A23AE4">
        <w:rPr>
          <w:b/>
          <w:bCs/>
          <w:lang w:val="en-US"/>
        </w:rPr>
        <w:t xml:space="preserve"> == 97 | </w:t>
      </w:r>
      <w:proofErr w:type="spellStart"/>
      <w:r w:rsidRPr="00A23AE4">
        <w:rPr>
          <w:b/>
          <w:bCs/>
          <w:lang w:val="en-US"/>
        </w:rPr>
        <w:t>codigo_upz</w:t>
      </w:r>
      <w:proofErr w:type="spellEnd"/>
      <w:r w:rsidRPr="00A23AE4">
        <w:rPr>
          <w:b/>
          <w:bCs/>
          <w:lang w:val="en-US"/>
        </w:rPr>
        <w:t xml:space="preserve"> == 91 | </w:t>
      </w:r>
      <w:proofErr w:type="spellStart"/>
      <w:r w:rsidRPr="00A23AE4">
        <w:rPr>
          <w:b/>
          <w:bCs/>
          <w:lang w:val="en-US"/>
        </w:rPr>
        <w:t>codigo_upz</w:t>
      </w:r>
      <w:proofErr w:type="spellEnd"/>
      <w:r w:rsidRPr="00A23AE4">
        <w:rPr>
          <w:b/>
          <w:bCs/>
          <w:lang w:val="en-US"/>
        </w:rPr>
        <w:t xml:space="preserve"> == 93 | </w:t>
      </w:r>
      <w:proofErr w:type="spellStart"/>
      <w:r w:rsidRPr="00A23AE4">
        <w:rPr>
          <w:b/>
          <w:bCs/>
          <w:lang w:val="en-US"/>
        </w:rPr>
        <w:t>theft_to_people_index_eb</w:t>
      </w:r>
      <w:proofErr w:type="spellEnd"/>
      <w:r w:rsidRPr="00A23AE4">
        <w:rPr>
          <w:b/>
          <w:bCs/>
          <w:lang w:val="en-US"/>
        </w:rPr>
        <w:t xml:space="preserve"> &gt; 400</w:t>
      </w:r>
    </w:p>
    <w:p w14:paraId="75502B0D" w14:textId="69436A2C" w:rsidR="00A23AE4" w:rsidRPr="00A23AE4" w:rsidRDefault="00A23AE4" w:rsidP="000E0570">
      <w:pPr>
        <w:jc w:val="both"/>
        <w:rPr>
          <w:b/>
          <w:bCs/>
          <w:lang w:val="en-US"/>
        </w:rPr>
      </w:pPr>
    </w:p>
    <w:p w14:paraId="6DBBC2E1" w14:textId="3AF2294D" w:rsidR="00E96572" w:rsidRDefault="00A23AE4" w:rsidP="000E0570">
      <w:pPr>
        <w:jc w:val="both"/>
        <w:rPr>
          <w:b/>
          <w:bCs/>
        </w:rPr>
      </w:pPr>
      <w:r>
        <w:rPr>
          <w:b/>
          <w:bCs/>
          <w:noProof/>
          <w14:ligatures w14:val="standardContextual"/>
        </w:rPr>
        <w:drawing>
          <wp:inline distT="0" distB="0" distL="0" distR="0" wp14:anchorId="7727437D" wp14:editId="7F120A2E">
            <wp:extent cx="5943600" cy="1827530"/>
            <wp:effectExtent l="0" t="0" r="0" b="1270"/>
            <wp:docPr id="19843409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928" name="Picture 19843409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827530"/>
                    </a:xfrm>
                    <a:prstGeom prst="rect">
                      <a:avLst/>
                    </a:prstGeom>
                  </pic:spPr>
                </pic:pic>
              </a:graphicData>
            </a:graphic>
          </wp:inline>
        </w:drawing>
      </w:r>
    </w:p>
    <w:p w14:paraId="246CC0C0" w14:textId="1406872B" w:rsidR="00A23AE4" w:rsidRDefault="00A23AE4" w:rsidP="000E0570">
      <w:pPr>
        <w:jc w:val="both"/>
        <w:rPr>
          <w:b/>
          <w:bCs/>
        </w:rPr>
      </w:pPr>
      <w:r>
        <w:rPr>
          <w:b/>
          <w:bCs/>
          <w:noProof/>
          <w14:ligatures w14:val="standardContextual"/>
        </w:rPr>
        <w:drawing>
          <wp:inline distT="0" distB="0" distL="0" distR="0" wp14:anchorId="597C3484" wp14:editId="7018B62F">
            <wp:extent cx="5943600" cy="1981200"/>
            <wp:effectExtent l="0" t="0" r="0" b="0"/>
            <wp:docPr id="9965581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814" name="Picture 996558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6B5845FE" w14:textId="07F3EAC3" w:rsidR="00E96572" w:rsidRPr="00A23AE4" w:rsidRDefault="00A23AE4" w:rsidP="000E0570">
      <w:pPr>
        <w:jc w:val="both"/>
        <w:rPr>
          <w:b/>
          <w:bCs/>
          <w:lang w:val="es-ES_tradnl"/>
        </w:rPr>
      </w:pPr>
      <w:r>
        <w:rPr>
          <w:b/>
          <w:bCs/>
        </w:rPr>
        <w:lastRenderedPageBreak/>
        <w:t>`</w:t>
      </w:r>
    </w:p>
    <w:p w14:paraId="7D7C4BCF" w14:textId="77777777" w:rsidR="00E96572" w:rsidRDefault="00E96572" w:rsidP="000E0570">
      <w:pPr>
        <w:jc w:val="both"/>
        <w:rPr>
          <w:b/>
          <w:bCs/>
        </w:rPr>
      </w:pPr>
    </w:p>
    <w:p w14:paraId="4F1D4080" w14:textId="3482156A" w:rsidR="00110BC0" w:rsidRDefault="00110BC0" w:rsidP="000E0570">
      <w:pPr>
        <w:jc w:val="both"/>
        <w:rPr>
          <w:b/>
          <w:bCs/>
        </w:rPr>
      </w:pPr>
      <w:r>
        <w:rPr>
          <w:b/>
          <w:bCs/>
        </w:rPr>
        <w:t>DISCUSSION</w:t>
      </w:r>
    </w:p>
    <w:p w14:paraId="3040559A" w14:textId="77777777" w:rsidR="00110BC0" w:rsidRDefault="00110BC0" w:rsidP="000E0570">
      <w:pPr>
        <w:jc w:val="both"/>
        <w:rPr>
          <w:b/>
          <w:bCs/>
        </w:rPr>
      </w:pPr>
    </w:p>
    <w:p w14:paraId="5E5EE3DE" w14:textId="77777777" w:rsidR="00805CD5" w:rsidRPr="00825AAE" w:rsidRDefault="00805CD5" w:rsidP="00805CD5">
      <w:pPr>
        <w:spacing w:line="360" w:lineRule="auto"/>
        <w:ind w:firstLine="720"/>
        <w:jc w:val="both"/>
      </w:pPr>
      <w:r w:rsidRPr="00403628">
        <w:rPr>
          <w:highlight w:val="yellow"/>
        </w:rPr>
        <w:t>Their concentration in high foot-traffic areas increases the availability of potential targets for crimes such as robbery or assault</w:t>
      </w:r>
      <w:r>
        <w:rPr>
          <w:highlight w:val="yellow"/>
        </w:rPr>
        <w:t xml:space="preserve"> </w:t>
      </w:r>
      <w:r w:rsidRPr="00825AAE">
        <w:t>\parencite{Dugato2026, shin2024dollar}</w:t>
      </w:r>
      <w:r w:rsidRPr="00825AAE">
        <w:rPr>
          <w:highlight w:val="yellow"/>
        </w:rPr>
        <w:t>.</w:t>
      </w:r>
      <w:r w:rsidRPr="00825AAE">
        <w:t xml:space="preserve"> </w:t>
      </w:r>
      <w:r>
        <w:t>Moreover</w:t>
      </w:r>
      <w:r w:rsidRPr="00825AAE">
        <w:t xml:space="preserve">, due to their 24-hour format and alcohol sales during the night, OXXO locations </w:t>
      </w:r>
      <w:r>
        <w:t xml:space="preserve">may </w:t>
      </w:r>
      <w:r w:rsidRPr="00825AAE">
        <w:t xml:space="preserve">serve </w:t>
      </w:r>
      <w:r w:rsidRPr="00F51754">
        <w:t>as informal gathering point</w:t>
      </w:r>
      <w:r w:rsidRPr="00825AAE">
        <w:t xml:space="preserve">s </w:t>
      </w:r>
      <w:r w:rsidRPr="00403628">
        <w:t>which can, under certain conditions,</w:t>
      </w:r>
      <w:r>
        <w:t xml:space="preserve"> </w:t>
      </w:r>
      <w:r w:rsidRPr="00F51754">
        <w:t>escalate into conflicts or provide opportunities for illicit activities</w:t>
      </w:r>
      <w:r>
        <w:t xml:space="preserve"> \parencite</w:t>
      </w:r>
      <w:r w:rsidRPr="00825AAE">
        <w:t>{Dugato2026}</w:t>
      </w:r>
      <w:r w:rsidRPr="00F51754">
        <w:t>.</w:t>
      </w:r>
    </w:p>
    <w:p w14:paraId="29915F88" w14:textId="77777777" w:rsidR="00142B68" w:rsidRPr="00142B68" w:rsidRDefault="00142B68" w:rsidP="00142B68">
      <w:pPr>
        <w:jc w:val="both"/>
      </w:pPr>
      <w:r w:rsidRPr="00142B68">
        <w:t>First, property crimes like theft are highly sensitive to situational deterrence mechanisms. The typical business model of OXXO stores includes 24/7 bright exterior lighting, high-definition security cameras, and a continuous influx of pedestrian traffic. According to the Routine Activity Theory and Jane Jacobs' concept of "eyes on the street," this increased natural surveillance drastically reduces the window of opportunity for street-level robbers, who generally seek dark, isolated areas. This operational nature explains the negative direction of the theft coefficients.</w:t>
      </w:r>
    </w:p>
    <w:p w14:paraId="490AB22E" w14:textId="77777777" w:rsidR="00142B68" w:rsidRDefault="00142B68" w:rsidP="00142B68">
      <w:pPr>
        <w:jc w:val="both"/>
      </w:pPr>
      <w:r w:rsidRPr="00142B68">
        <w:t>Second, the contrast in statistical significance may be heavily driven by severe underreporting (</w:t>
      </w:r>
      <w:r w:rsidRPr="00142B68">
        <w:rPr>
          <w:i/>
          <w:iCs/>
        </w:rPr>
        <w:t>cifra negra</w:t>
      </w:r>
      <w:r w:rsidRPr="00142B68">
        <w:t>) in official administrative data. In Bogotá, the transaction costs and lack of institutional trust often discourage citizens from formally reporting street thefts, generating substantial measurement error and inflating standard errors (as observed in the large standard error of 7.804 in Column 1). Conversely, homicides suffer from zero underreporting; every lethal event is strictly recorded by forensic and judicial authorities. Therefore, the statistical precision found exclusively in Column (3) might reflect data reliability rather than a true absence of shifting patterns in other crimes.</w:t>
      </w:r>
    </w:p>
    <w:p w14:paraId="05B366B4" w14:textId="77777777" w:rsidR="00142B68" w:rsidRPr="00142B68" w:rsidRDefault="00142B68" w:rsidP="00142B68">
      <w:pPr>
        <w:jc w:val="both"/>
        <w:rPr>
          <w:lang w:val="en-US"/>
        </w:rPr>
      </w:pPr>
    </w:p>
    <w:p w14:paraId="3A627D61" w14:textId="77777777" w:rsidR="00142B68" w:rsidRPr="00142B68" w:rsidRDefault="00142B68" w:rsidP="00142B68">
      <w:pPr>
        <w:jc w:val="both"/>
      </w:pPr>
      <w:r w:rsidRPr="00142B68">
        <w:t>Finally, from a public order perspective, late-night convenience stores can inadvertently become focal points for nocturnal gatherings, alcohol consumption in adjacent public spaces, and minor disputes. In urban settings characterized by high baseline social friction, these dynamics can rapidly escalate into lethal altercations or gang-related territorial disputes. This phenomenon is widely documented in the "alcohol outlet density" literature, which links prolonged commercial hours with localized spikes in violent, rather than economic, crimes. Furthermore, since these estimates rely on a traditional Two-Way Fixed Effects (TWFE) framework under a staggered treatment design, part of this counterintuitive asymmetry could be exacerbated by negative weighting biases. If treatment effects vary dynamically over time, the traditional estimator might distort the true trajectory of property crime, a methodological limitation that highlights the necessity of the heterogeneous treatment robust estimators presented in the subsequent sections.</w:t>
      </w:r>
    </w:p>
    <w:p w14:paraId="184DCAD5" w14:textId="77777777" w:rsidR="00110BC0" w:rsidRPr="00142B68" w:rsidRDefault="00110BC0" w:rsidP="000E0570">
      <w:pPr>
        <w:jc w:val="both"/>
      </w:pPr>
    </w:p>
    <w:p w14:paraId="4303F94B" w14:textId="7AB56D78" w:rsidR="003764A5" w:rsidRPr="00142B68" w:rsidRDefault="00142B68" w:rsidP="00142B68">
      <w:pPr>
        <w:pStyle w:val="ListParagraph"/>
        <w:numPr>
          <w:ilvl w:val="0"/>
          <w:numId w:val="26"/>
        </w:numPr>
        <w:jc w:val="both"/>
      </w:pPr>
      <w:r w:rsidRPr="00142B68">
        <w:t>Change the unit of analysis</w:t>
      </w:r>
    </w:p>
    <w:p w14:paraId="2AE50FEE" w14:textId="310F4E77" w:rsidR="00142B68" w:rsidRDefault="00142B68" w:rsidP="00142B68">
      <w:pPr>
        <w:pStyle w:val="ListParagraph"/>
        <w:numPr>
          <w:ilvl w:val="0"/>
          <w:numId w:val="26"/>
        </w:numPr>
        <w:jc w:val="both"/>
        <w:rPr>
          <w:b/>
          <w:bCs/>
        </w:rPr>
      </w:pPr>
      <w:r w:rsidRPr="00142B68">
        <w:t>Treatment intensity plays a major role</w:t>
      </w:r>
    </w:p>
    <w:p w14:paraId="05C3C0FC" w14:textId="77777777" w:rsidR="00142B68" w:rsidRPr="00142B68" w:rsidRDefault="00142B68" w:rsidP="00142B68">
      <w:pPr>
        <w:pStyle w:val="ListParagraph"/>
        <w:numPr>
          <w:ilvl w:val="0"/>
          <w:numId w:val="26"/>
        </w:numPr>
        <w:jc w:val="both"/>
        <w:rPr>
          <w:b/>
          <w:bCs/>
        </w:rPr>
      </w:pPr>
    </w:p>
    <w:p w14:paraId="0D6E3EAB" w14:textId="77777777" w:rsidR="003764A5" w:rsidRDefault="003764A5" w:rsidP="000E0570">
      <w:pPr>
        <w:jc w:val="both"/>
        <w:rPr>
          <w:b/>
          <w:bCs/>
        </w:rPr>
      </w:pPr>
    </w:p>
    <w:p w14:paraId="7B6B1130" w14:textId="77777777" w:rsidR="00110BC0" w:rsidRPr="00142B68" w:rsidRDefault="00110BC0" w:rsidP="000E0570">
      <w:pPr>
        <w:jc w:val="both"/>
        <w:rPr>
          <w:b/>
          <w:bCs/>
        </w:rPr>
      </w:pPr>
      <w:r w:rsidRPr="00142B68">
        <w:rPr>
          <w:b/>
          <w:bCs/>
        </w:rPr>
        <w:t>CONCLUSIONS</w:t>
      </w:r>
    </w:p>
    <w:p w14:paraId="557F4709" w14:textId="77777777" w:rsidR="00110BC0" w:rsidRPr="00825AAE" w:rsidRDefault="00110BC0" w:rsidP="000E0570">
      <w:pPr>
        <w:jc w:val="both"/>
        <w:rPr>
          <w:b/>
          <w:bCs/>
        </w:rPr>
      </w:pPr>
    </w:p>
    <w:p w14:paraId="0ED513FE" w14:textId="77777777" w:rsidR="00110BC0" w:rsidRPr="00142B68" w:rsidRDefault="00110BC0" w:rsidP="000E0570">
      <w:pPr>
        <w:spacing w:line="360" w:lineRule="auto"/>
        <w:jc w:val="both"/>
        <w:rPr>
          <w:lang w:val="es-ES_tradnl"/>
        </w:rPr>
      </w:pPr>
    </w:p>
    <w:p w14:paraId="57E3940C" w14:textId="77777777" w:rsidR="003764A5" w:rsidRPr="00142B68" w:rsidRDefault="003764A5" w:rsidP="000E0570">
      <w:pPr>
        <w:spacing w:line="360" w:lineRule="auto"/>
        <w:jc w:val="both"/>
        <w:rPr>
          <w:lang w:val="es-ES_tradnl"/>
        </w:rPr>
      </w:pPr>
    </w:p>
    <w:p w14:paraId="1F6CA415" w14:textId="49B320E1" w:rsidR="00110BC0" w:rsidRPr="00142B68" w:rsidRDefault="00142B68" w:rsidP="000E0570">
      <w:pPr>
        <w:spacing w:line="360" w:lineRule="auto"/>
        <w:jc w:val="both"/>
        <w:rPr>
          <w:b/>
          <w:bCs/>
        </w:rPr>
      </w:pPr>
      <w:r w:rsidRPr="00142B68">
        <w:rPr>
          <w:b/>
          <w:bCs/>
        </w:rPr>
        <w:t>ACKNOWLEDGEMENTS</w:t>
      </w:r>
    </w:p>
    <w:p w14:paraId="6C6948DD" w14:textId="352A61DA" w:rsidR="00461212" w:rsidRPr="00142B68" w:rsidRDefault="00461212" w:rsidP="000E0570">
      <w:pPr>
        <w:jc w:val="both"/>
        <w:rPr>
          <w:lang w:val="es-ES_tradnl"/>
        </w:rPr>
      </w:pPr>
    </w:p>
    <w:sectPr w:rsidR="00461212" w:rsidRPr="00142B6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1" w:author="Sophia Aristizabal Florez" w:date="2026-04-19T02:18:00Z" w:initials="SA">
    <w:p w14:paraId="3BA4EB61" w14:textId="77777777" w:rsidR="00932B7F" w:rsidRDefault="00932B7F" w:rsidP="00932B7F">
      <w:r>
        <w:rPr>
          <w:rStyle w:val="CommentReference"/>
        </w:rPr>
        <w:annotationRef/>
      </w:r>
      <w:r>
        <w:rPr>
          <w:color w:val="000000"/>
          <w:sz w:val="20"/>
          <w:szCs w:val="20"/>
        </w:rPr>
        <w:t>Add citations</w:t>
      </w:r>
    </w:p>
  </w:comment>
  <w:comment w:id="247" w:author="Sophia Aristizabal Florez" w:date="2026-05-31T16:58:00Z" w:initials="SA">
    <w:p w14:paraId="6E204841" w14:textId="77777777" w:rsidR="00797C44" w:rsidRDefault="00797C44" w:rsidP="00797C44">
      <w:r>
        <w:rPr>
          <w:rStyle w:val="CommentReference"/>
        </w:rPr>
        <w:annotationRef/>
      </w:r>
      <w:r>
        <w:rPr>
          <w:strike/>
          <w:color w:val="000000"/>
          <w:sz w:val="20"/>
          <w:szCs w:val="20"/>
        </w:rPr>
        <w:t>Columns (3) and (4) show that sexual offenses constitute the second category and the only crime type for which the estimates differ substantially across specifications. The CS ATT is positive, a result that completely changes the interpretation of the effect. However, since both estimates are statistically insignificant, there is insufficient evidence to conclude that OXXO presence has any meaningful effect on this type of crime.\\</w:t>
      </w:r>
    </w:p>
    <w:p w14:paraId="557C8981" w14:textId="77777777" w:rsidR="00797C44" w:rsidRDefault="00797C44" w:rsidP="00797C44"/>
  </w:comment>
  <w:comment w:id="252" w:author="Sophia Aristizabal Florez" w:date="2026-05-28T00:00:00Z" w:initials="SA">
    <w:p w14:paraId="7A5310A8" w14:textId="52DB8443" w:rsidR="00142B68" w:rsidRDefault="00142B68" w:rsidP="00142B68">
      <w:r>
        <w:rPr>
          <w:rStyle w:val="CommentReference"/>
        </w:rPr>
        <w:annotationRef/>
      </w:r>
      <w:r>
        <w:rPr>
          <w:color w:val="000000"/>
          <w:sz w:val="20"/>
          <w:szCs w:val="20"/>
        </w:rPr>
        <w:t>FOOTNOTE</w:t>
      </w:r>
    </w:p>
    <w:p w14:paraId="6354BE00" w14:textId="77777777" w:rsidR="00142B68" w:rsidRDefault="00142B68" w:rsidP="00142B6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A4EB61" w15:done="0"/>
  <w15:commentEx w15:paraId="557C8981" w15:done="0"/>
  <w15:commentEx w15:paraId="6354BE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5F1562" w16cex:dateUtc="2026-04-19T07:18:00Z"/>
  <w16cex:commentExtensible w16cex:durableId="743A4DFE" w16cex:dateUtc="2026-05-31T21:58:00Z"/>
  <w16cex:commentExtensible w16cex:durableId="709562DF" w16cex:dateUtc="2026-05-28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A4EB61" w16cid:durableId="575F1562"/>
  <w16cid:commentId w16cid:paraId="557C8981" w16cid:durableId="743A4DFE"/>
  <w16cid:commentId w16cid:paraId="6354BE00" w16cid:durableId="709562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4D6"/>
    <w:multiLevelType w:val="hybridMultilevel"/>
    <w:tmpl w:val="051EB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9394C"/>
    <w:multiLevelType w:val="hybridMultilevel"/>
    <w:tmpl w:val="2E501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558F7"/>
    <w:multiLevelType w:val="hybridMultilevel"/>
    <w:tmpl w:val="38708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B4BC2"/>
    <w:multiLevelType w:val="hybridMultilevel"/>
    <w:tmpl w:val="B9EC47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DF4243"/>
    <w:multiLevelType w:val="hybridMultilevel"/>
    <w:tmpl w:val="C9204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06E0A"/>
    <w:multiLevelType w:val="hybridMultilevel"/>
    <w:tmpl w:val="3766B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46B36"/>
    <w:multiLevelType w:val="hybridMultilevel"/>
    <w:tmpl w:val="B9EC4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F236C"/>
    <w:multiLevelType w:val="hybridMultilevel"/>
    <w:tmpl w:val="15829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C4791"/>
    <w:multiLevelType w:val="multilevel"/>
    <w:tmpl w:val="A15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D1590"/>
    <w:multiLevelType w:val="hybridMultilevel"/>
    <w:tmpl w:val="3766BD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F6137C"/>
    <w:multiLevelType w:val="multilevel"/>
    <w:tmpl w:val="6B1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75DB0"/>
    <w:multiLevelType w:val="hybridMultilevel"/>
    <w:tmpl w:val="18143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54C67"/>
    <w:multiLevelType w:val="multilevel"/>
    <w:tmpl w:val="A0A0A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9335E5"/>
    <w:multiLevelType w:val="hybridMultilevel"/>
    <w:tmpl w:val="557E5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642C5E"/>
    <w:multiLevelType w:val="multilevel"/>
    <w:tmpl w:val="864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22BCD"/>
    <w:multiLevelType w:val="hybridMultilevel"/>
    <w:tmpl w:val="0F023D32"/>
    <w:lvl w:ilvl="0" w:tplc="8F1A64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4CD7B9F"/>
    <w:multiLevelType w:val="multilevel"/>
    <w:tmpl w:val="987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81096"/>
    <w:multiLevelType w:val="multilevel"/>
    <w:tmpl w:val="F786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C4CA4"/>
    <w:multiLevelType w:val="multilevel"/>
    <w:tmpl w:val="DAB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3C33B8"/>
    <w:multiLevelType w:val="multilevel"/>
    <w:tmpl w:val="D31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E3C05"/>
    <w:multiLevelType w:val="hybridMultilevel"/>
    <w:tmpl w:val="5C581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D8453A"/>
    <w:multiLevelType w:val="hybridMultilevel"/>
    <w:tmpl w:val="2E501D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E61B8B"/>
    <w:multiLevelType w:val="multilevel"/>
    <w:tmpl w:val="9F0A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02306A"/>
    <w:multiLevelType w:val="hybridMultilevel"/>
    <w:tmpl w:val="E66A16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F26173"/>
    <w:multiLevelType w:val="multilevel"/>
    <w:tmpl w:val="A0F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71EB9"/>
    <w:multiLevelType w:val="hybridMultilevel"/>
    <w:tmpl w:val="E66A16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7B44F7"/>
    <w:multiLevelType w:val="multilevel"/>
    <w:tmpl w:val="EAD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429812">
    <w:abstractNumId w:val="0"/>
  </w:num>
  <w:num w:numId="2" w16cid:durableId="948005485">
    <w:abstractNumId w:val="1"/>
  </w:num>
  <w:num w:numId="3" w16cid:durableId="212349110">
    <w:abstractNumId w:val="21"/>
  </w:num>
  <w:num w:numId="4" w16cid:durableId="2048605629">
    <w:abstractNumId w:val="20"/>
  </w:num>
  <w:num w:numId="5" w16cid:durableId="1593197863">
    <w:abstractNumId w:val="2"/>
  </w:num>
  <w:num w:numId="6" w16cid:durableId="396440588">
    <w:abstractNumId w:val="6"/>
  </w:num>
  <w:num w:numId="7" w16cid:durableId="333798383">
    <w:abstractNumId w:val="3"/>
  </w:num>
  <w:num w:numId="8" w16cid:durableId="50153963">
    <w:abstractNumId w:val="12"/>
  </w:num>
  <w:num w:numId="9" w16cid:durableId="1839999092">
    <w:abstractNumId w:val="22"/>
  </w:num>
  <w:num w:numId="10" w16cid:durableId="578178246">
    <w:abstractNumId w:val="5"/>
  </w:num>
  <w:num w:numId="11" w16cid:durableId="1794400765">
    <w:abstractNumId w:val="9"/>
  </w:num>
  <w:num w:numId="12" w16cid:durableId="840118670">
    <w:abstractNumId w:val="8"/>
  </w:num>
  <w:num w:numId="13" w16cid:durableId="608006391">
    <w:abstractNumId w:val="14"/>
  </w:num>
  <w:num w:numId="14" w16cid:durableId="485437180">
    <w:abstractNumId w:val="26"/>
  </w:num>
  <w:num w:numId="15" w16cid:durableId="1562254479">
    <w:abstractNumId w:val="10"/>
  </w:num>
  <w:num w:numId="16" w16cid:durableId="115758307">
    <w:abstractNumId w:val="15"/>
  </w:num>
  <w:num w:numId="17" w16cid:durableId="2082289489">
    <w:abstractNumId w:val="4"/>
  </w:num>
  <w:num w:numId="18" w16cid:durableId="1954047476">
    <w:abstractNumId w:val="7"/>
  </w:num>
  <w:num w:numId="19" w16cid:durableId="455103429">
    <w:abstractNumId w:val="25"/>
  </w:num>
  <w:num w:numId="20" w16cid:durableId="75129681">
    <w:abstractNumId w:val="23"/>
  </w:num>
  <w:num w:numId="21" w16cid:durableId="445084733">
    <w:abstractNumId w:val="18"/>
  </w:num>
  <w:num w:numId="22" w16cid:durableId="1110004299">
    <w:abstractNumId w:val="16"/>
  </w:num>
  <w:num w:numId="23" w16cid:durableId="1213539767">
    <w:abstractNumId w:val="17"/>
  </w:num>
  <w:num w:numId="24" w16cid:durableId="548415093">
    <w:abstractNumId w:val="24"/>
  </w:num>
  <w:num w:numId="25" w16cid:durableId="289014505">
    <w:abstractNumId w:val="19"/>
  </w:num>
  <w:num w:numId="26" w16cid:durableId="576062608">
    <w:abstractNumId w:val="13"/>
  </w:num>
  <w:num w:numId="27" w16cid:durableId="803695219">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hia Aristizabal Florez">
    <w15:presenceInfo w15:providerId="AD" w15:userId="S::so.aristizabal@javeriana.edu.co::04ccf8ef-d068-43ac-ba98-4d52eec2a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6C"/>
    <w:rsid w:val="00002B60"/>
    <w:rsid w:val="00022252"/>
    <w:rsid w:val="0002396D"/>
    <w:rsid w:val="00034B71"/>
    <w:rsid w:val="000A05F5"/>
    <w:rsid w:val="000A1B8A"/>
    <w:rsid w:val="000A2859"/>
    <w:rsid w:val="000B0876"/>
    <w:rsid w:val="000B19B8"/>
    <w:rsid w:val="000C01BD"/>
    <w:rsid w:val="000E0570"/>
    <w:rsid w:val="000E6AD7"/>
    <w:rsid w:val="00102690"/>
    <w:rsid w:val="00110314"/>
    <w:rsid w:val="00110BC0"/>
    <w:rsid w:val="00140DED"/>
    <w:rsid w:val="00142B68"/>
    <w:rsid w:val="00150115"/>
    <w:rsid w:val="00190367"/>
    <w:rsid w:val="001F442A"/>
    <w:rsid w:val="002124F0"/>
    <w:rsid w:val="00222392"/>
    <w:rsid w:val="00224D30"/>
    <w:rsid w:val="00233DD7"/>
    <w:rsid w:val="00292195"/>
    <w:rsid w:val="002976AA"/>
    <w:rsid w:val="002B1A32"/>
    <w:rsid w:val="002B26EA"/>
    <w:rsid w:val="002D0E0C"/>
    <w:rsid w:val="0030134F"/>
    <w:rsid w:val="00307F61"/>
    <w:rsid w:val="00362E8A"/>
    <w:rsid w:val="003674D2"/>
    <w:rsid w:val="003764A5"/>
    <w:rsid w:val="00377ACC"/>
    <w:rsid w:val="00385DB0"/>
    <w:rsid w:val="003D0437"/>
    <w:rsid w:val="003D47FC"/>
    <w:rsid w:val="003E6E14"/>
    <w:rsid w:val="004026C2"/>
    <w:rsid w:val="00403628"/>
    <w:rsid w:val="00440A32"/>
    <w:rsid w:val="004523D7"/>
    <w:rsid w:val="00452CDD"/>
    <w:rsid w:val="00460973"/>
    <w:rsid w:val="00461212"/>
    <w:rsid w:val="00495227"/>
    <w:rsid w:val="004C3992"/>
    <w:rsid w:val="004D2E35"/>
    <w:rsid w:val="004D7D8C"/>
    <w:rsid w:val="0058432E"/>
    <w:rsid w:val="00591F63"/>
    <w:rsid w:val="005C7DDF"/>
    <w:rsid w:val="005E3B96"/>
    <w:rsid w:val="00675C1D"/>
    <w:rsid w:val="00686573"/>
    <w:rsid w:val="0069295C"/>
    <w:rsid w:val="006939DF"/>
    <w:rsid w:val="006C43CA"/>
    <w:rsid w:val="006D38EA"/>
    <w:rsid w:val="00716C4D"/>
    <w:rsid w:val="007270EA"/>
    <w:rsid w:val="007646E9"/>
    <w:rsid w:val="007919DE"/>
    <w:rsid w:val="00797C44"/>
    <w:rsid w:val="00797D31"/>
    <w:rsid w:val="007B4D1B"/>
    <w:rsid w:val="007B58A0"/>
    <w:rsid w:val="007E2425"/>
    <w:rsid w:val="00804AE7"/>
    <w:rsid w:val="00805CD5"/>
    <w:rsid w:val="00813305"/>
    <w:rsid w:val="00825AAE"/>
    <w:rsid w:val="00832C7A"/>
    <w:rsid w:val="00847CB7"/>
    <w:rsid w:val="00877D6D"/>
    <w:rsid w:val="008977E2"/>
    <w:rsid w:val="008C0C9B"/>
    <w:rsid w:val="008C7737"/>
    <w:rsid w:val="00905271"/>
    <w:rsid w:val="009076DB"/>
    <w:rsid w:val="00930F56"/>
    <w:rsid w:val="00932B7F"/>
    <w:rsid w:val="009338BE"/>
    <w:rsid w:val="00936F3F"/>
    <w:rsid w:val="009419D5"/>
    <w:rsid w:val="00943FBD"/>
    <w:rsid w:val="00953CCC"/>
    <w:rsid w:val="00956E09"/>
    <w:rsid w:val="00975B87"/>
    <w:rsid w:val="009A3AC5"/>
    <w:rsid w:val="009B24C5"/>
    <w:rsid w:val="009B6164"/>
    <w:rsid w:val="00A23AE4"/>
    <w:rsid w:val="00A275A7"/>
    <w:rsid w:val="00A402DE"/>
    <w:rsid w:val="00A4299E"/>
    <w:rsid w:val="00A556CA"/>
    <w:rsid w:val="00A7284F"/>
    <w:rsid w:val="00A951DA"/>
    <w:rsid w:val="00AC33E5"/>
    <w:rsid w:val="00AD2CCA"/>
    <w:rsid w:val="00AE6684"/>
    <w:rsid w:val="00AF71D8"/>
    <w:rsid w:val="00B02CBC"/>
    <w:rsid w:val="00B10052"/>
    <w:rsid w:val="00B14C2B"/>
    <w:rsid w:val="00B63870"/>
    <w:rsid w:val="00B665F8"/>
    <w:rsid w:val="00B7304B"/>
    <w:rsid w:val="00BC714D"/>
    <w:rsid w:val="00BD38CE"/>
    <w:rsid w:val="00BF40EB"/>
    <w:rsid w:val="00C03D24"/>
    <w:rsid w:val="00C13F1C"/>
    <w:rsid w:val="00C56504"/>
    <w:rsid w:val="00C70867"/>
    <w:rsid w:val="00C91C04"/>
    <w:rsid w:val="00C93D0D"/>
    <w:rsid w:val="00CB7A9B"/>
    <w:rsid w:val="00CE704B"/>
    <w:rsid w:val="00CF4925"/>
    <w:rsid w:val="00D17B0E"/>
    <w:rsid w:val="00D27DAF"/>
    <w:rsid w:val="00D402B4"/>
    <w:rsid w:val="00D41B6C"/>
    <w:rsid w:val="00D503A7"/>
    <w:rsid w:val="00D54378"/>
    <w:rsid w:val="00D6239C"/>
    <w:rsid w:val="00D63E77"/>
    <w:rsid w:val="00D76483"/>
    <w:rsid w:val="00DD21C1"/>
    <w:rsid w:val="00DE4CC2"/>
    <w:rsid w:val="00E146CA"/>
    <w:rsid w:val="00E871D0"/>
    <w:rsid w:val="00E9445B"/>
    <w:rsid w:val="00E96572"/>
    <w:rsid w:val="00ED6E43"/>
    <w:rsid w:val="00EF4323"/>
    <w:rsid w:val="00F00921"/>
    <w:rsid w:val="00F12B49"/>
    <w:rsid w:val="00F41D71"/>
    <w:rsid w:val="00F51754"/>
    <w:rsid w:val="00F7487D"/>
    <w:rsid w:val="00FD06B1"/>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D5A120B"/>
  <w15:chartTrackingRefBased/>
  <w15:docId w15:val="{FA9A7786-014C-824B-B921-29A2CA40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C4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1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B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6C"/>
    <w:rPr>
      <w:rFonts w:eastAsiaTheme="majorEastAsia" w:cstheme="majorBidi"/>
      <w:color w:val="272727" w:themeColor="text1" w:themeTint="D8"/>
    </w:rPr>
  </w:style>
  <w:style w:type="paragraph" w:styleId="Title">
    <w:name w:val="Title"/>
    <w:basedOn w:val="Normal"/>
    <w:next w:val="Normal"/>
    <w:link w:val="TitleChar"/>
    <w:uiPriority w:val="10"/>
    <w:qFormat/>
    <w:rsid w:val="00D41B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6C"/>
    <w:pPr>
      <w:spacing w:before="160"/>
      <w:jc w:val="center"/>
    </w:pPr>
    <w:rPr>
      <w:i/>
      <w:iCs/>
      <w:color w:val="404040" w:themeColor="text1" w:themeTint="BF"/>
    </w:rPr>
  </w:style>
  <w:style w:type="character" w:customStyle="1" w:styleId="QuoteChar">
    <w:name w:val="Quote Char"/>
    <w:basedOn w:val="DefaultParagraphFont"/>
    <w:link w:val="Quote"/>
    <w:uiPriority w:val="29"/>
    <w:rsid w:val="00D41B6C"/>
    <w:rPr>
      <w:i/>
      <w:iCs/>
      <w:color w:val="404040" w:themeColor="text1" w:themeTint="BF"/>
    </w:rPr>
  </w:style>
  <w:style w:type="paragraph" w:styleId="ListParagraph">
    <w:name w:val="List Paragraph"/>
    <w:basedOn w:val="Normal"/>
    <w:uiPriority w:val="34"/>
    <w:qFormat/>
    <w:rsid w:val="00D41B6C"/>
    <w:pPr>
      <w:ind w:left="720"/>
      <w:contextualSpacing/>
    </w:pPr>
  </w:style>
  <w:style w:type="character" w:styleId="IntenseEmphasis">
    <w:name w:val="Intense Emphasis"/>
    <w:basedOn w:val="DefaultParagraphFont"/>
    <w:uiPriority w:val="21"/>
    <w:qFormat/>
    <w:rsid w:val="00D41B6C"/>
    <w:rPr>
      <w:i/>
      <w:iCs/>
      <w:color w:val="0F4761" w:themeColor="accent1" w:themeShade="BF"/>
    </w:rPr>
  </w:style>
  <w:style w:type="paragraph" w:styleId="IntenseQuote">
    <w:name w:val="Intense Quote"/>
    <w:basedOn w:val="Normal"/>
    <w:next w:val="Normal"/>
    <w:link w:val="IntenseQuoteChar"/>
    <w:uiPriority w:val="30"/>
    <w:qFormat/>
    <w:rsid w:val="00D4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B6C"/>
    <w:rPr>
      <w:i/>
      <w:iCs/>
      <w:color w:val="0F4761" w:themeColor="accent1" w:themeShade="BF"/>
    </w:rPr>
  </w:style>
  <w:style w:type="character" w:styleId="IntenseReference">
    <w:name w:val="Intense Reference"/>
    <w:basedOn w:val="DefaultParagraphFont"/>
    <w:uiPriority w:val="32"/>
    <w:qFormat/>
    <w:rsid w:val="00D41B6C"/>
    <w:rPr>
      <w:b/>
      <w:bCs/>
      <w:smallCaps/>
      <w:color w:val="0F4761" w:themeColor="accent1" w:themeShade="BF"/>
      <w:spacing w:val="5"/>
    </w:rPr>
  </w:style>
  <w:style w:type="character" w:styleId="CommentReference">
    <w:name w:val="annotation reference"/>
    <w:basedOn w:val="DefaultParagraphFont"/>
    <w:uiPriority w:val="99"/>
    <w:semiHidden/>
    <w:unhideWhenUsed/>
    <w:rsid w:val="00D41B6C"/>
    <w:rPr>
      <w:sz w:val="16"/>
      <w:szCs w:val="16"/>
    </w:rPr>
  </w:style>
  <w:style w:type="paragraph" w:styleId="CommentText">
    <w:name w:val="annotation text"/>
    <w:basedOn w:val="Normal"/>
    <w:link w:val="CommentTextChar"/>
    <w:uiPriority w:val="99"/>
    <w:semiHidden/>
    <w:unhideWhenUsed/>
    <w:rsid w:val="00D41B6C"/>
    <w:rPr>
      <w:sz w:val="20"/>
      <w:szCs w:val="20"/>
    </w:rPr>
  </w:style>
  <w:style w:type="character" w:customStyle="1" w:styleId="CommentTextChar">
    <w:name w:val="Comment Text Char"/>
    <w:basedOn w:val="DefaultParagraphFont"/>
    <w:link w:val="CommentText"/>
    <w:uiPriority w:val="99"/>
    <w:semiHidden/>
    <w:rsid w:val="00D41B6C"/>
    <w:rPr>
      <w:sz w:val="20"/>
      <w:szCs w:val="20"/>
    </w:rPr>
  </w:style>
  <w:style w:type="paragraph" w:styleId="CommentSubject">
    <w:name w:val="annotation subject"/>
    <w:basedOn w:val="CommentText"/>
    <w:next w:val="CommentText"/>
    <w:link w:val="CommentSubjectChar"/>
    <w:uiPriority w:val="99"/>
    <w:semiHidden/>
    <w:unhideWhenUsed/>
    <w:rsid w:val="00D41B6C"/>
    <w:rPr>
      <w:b/>
      <w:bCs/>
    </w:rPr>
  </w:style>
  <w:style w:type="character" w:customStyle="1" w:styleId="CommentSubjectChar">
    <w:name w:val="Comment Subject Char"/>
    <w:basedOn w:val="CommentTextChar"/>
    <w:link w:val="CommentSubject"/>
    <w:uiPriority w:val="99"/>
    <w:semiHidden/>
    <w:rsid w:val="00D41B6C"/>
    <w:rPr>
      <w:b/>
      <w:bCs/>
      <w:sz w:val="20"/>
      <w:szCs w:val="20"/>
    </w:rPr>
  </w:style>
  <w:style w:type="paragraph" w:styleId="NormalWeb">
    <w:name w:val="Normal (Web)"/>
    <w:basedOn w:val="Normal"/>
    <w:uiPriority w:val="99"/>
    <w:semiHidden/>
    <w:unhideWhenUsed/>
    <w:rsid w:val="00F51754"/>
  </w:style>
  <w:style w:type="paragraph" w:styleId="Revision">
    <w:name w:val="Revision"/>
    <w:hidden/>
    <w:uiPriority w:val="99"/>
    <w:semiHidden/>
    <w:rsid w:val="0010269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796">
      <w:bodyDiv w:val="1"/>
      <w:marLeft w:val="0"/>
      <w:marRight w:val="0"/>
      <w:marTop w:val="0"/>
      <w:marBottom w:val="0"/>
      <w:divBdr>
        <w:top w:val="none" w:sz="0" w:space="0" w:color="auto"/>
        <w:left w:val="none" w:sz="0" w:space="0" w:color="auto"/>
        <w:bottom w:val="none" w:sz="0" w:space="0" w:color="auto"/>
        <w:right w:val="none" w:sz="0" w:space="0" w:color="auto"/>
      </w:divBdr>
    </w:div>
    <w:div w:id="11996057">
      <w:bodyDiv w:val="1"/>
      <w:marLeft w:val="0"/>
      <w:marRight w:val="0"/>
      <w:marTop w:val="0"/>
      <w:marBottom w:val="0"/>
      <w:divBdr>
        <w:top w:val="none" w:sz="0" w:space="0" w:color="auto"/>
        <w:left w:val="none" w:sz="0" w:space="0" w:color="auto"/>
        <w:bottom w:val="none" w:sz="0" w:space="0" w:color="auto"/>
        <w:right w:val="none" w:sz="0" w:space="0" w:color="auto"/>
      </w:divBdr>
      <w:divsChild>
        <w:div w:id="164465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294">
      <w:bodyDiv w:val="1"/>
      <w:marLeft w:val="0"/>
      <w:marRight w:val="0"/>
      <w:marTop w:val="0"/>
      <w:marBottom w:val="0"/>
      <w:divBdr>
        <w:top w:val="none" w:sz="0" w:space="0" w:color="auto"/>
        <w:left w:val="none" w:sz="0" w:space="0" w:color="auto"/>
        <w:bottom w:val="none" w:sz="0" w:space="0" w:color="auto"/>
        <w:right w:val="none" w:sz="0" w:space="0" w:color="auto"/>
      </w:divBdr>
    </w:div>
    <w:div w:id="23868545">
      <w:bodyDiv w:val="1"/>
      <w:marLeft w:val="0"/>
      <w:marRight w:val="0"/>
      <w:marTop w:val="0"/>
      <w:marBottom w:val="0"/>
      <w:divBdr>
        <w:top w:val="none" w:sz="0" w:space="0" w:color="auto"/>
        <w:left w:val="none" w:sz="0" w:space="0" w:color="auto"/>
        <w:bottom w:val="none" w:sz="0" w:space="0" w:color="auto"/>
        <w:right w:val="none" w:sz="0" w:space="0" w:color="auto"/>
      </w:divBdr>
      <w:divsChild>
        <w:div w:id="612711548">
          <w:marLeft w:val="0"/>
          <w:marRight w:val="0"/>
          <w:marTop w:val="0"/>
          <w:marBottom w:val="0"/>
          <w:divBdr>
            <w:top w:val="none" w:sz="0" w:space="0" w:color="auto"/>
            <w:left w:val="none" w:sz="0" w:space="0" w:color="auto"/>
            <w:bottom w:val="none" w:sz="0" w:space="0" w:color="auto"/>
            <w:right w:val="none" w:sz="0" w:space="0" w:color="auto"/>
          </w:divBdr>
          <w:divsChild>
            <w:div w:id="10074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3069">
      <w:bodyDiv w:val="1"/>
      <w:marLeft w:val="0"/>
      <w:marRight w:val="0"/>
      <w:marTop w:val="0"/>
      <w:marBottom w:val="0"/>
      <w:divBdr>
        <w:top w:val="none" w:sz="0" w:space="0" w:color="auto"/>
        <w:left w:val="none" w:sz="0" w:space="0" w:color="auto"/>
        <w:bottom w:val="none" w:sz="0" w:space="0" w:color="auto"/>
        <w:right w:val="none" w:sz="0" w:space="0" w:color="auto"/>
      </w:divBdr>
    </w:div>
    <w:div w:id="33819429">
      <w:bodyDiv w:val="1"/>
      <w:marLeft w:val="0"/>
      <w:marRight w:val="0"/>
      <w:marTop w:val="0"/>
      <w:marBottom w:val="0"/>
      <w:divBdr>
        <w:top w:val="none" w:sz="0" w:space="0" w:color="auto"/>
        <w:left w:val="none" w:sz="0" w:space="0" w:color="auto"/>
        <w:bottom w:val="none" w:sz="0" w:space="0" w:color="auto"/>
        <w:right w:val="none" w:sz="0" w:space="0" w:color="auto"/>
      </w:divBdr>
      <w:divsChild>
        <w:div w:id="1608927978">
          <w:marLeft w:val="0"/>
          <w:marRight w:val="0"/>
          <w:marTop w:val="0"/>
          <w:marBottom w:val="0"/>
          <w:divBdr>
            <w:top w:val="none" w:sz="0" w:space="0" w:color="auto"/>
            <w:left w:val="none" w:sz="0" w:space="0" w:color="auto"/>
            <w:bottom w:val="none" w:sz="0" w:space="0" w:color="auto"/>
            <w:right w:val="none" w:sz="0" w:space="0" w:color="auto"/>
          </w:divBdr>
          <w:divsChild>
            <w:div w:id="96465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0390">
      <w:bodyDiv w:val="1"/>
      <w:marLeft w:val="0"/>
      <w:marRight w:val="0"/>
      <w:marTop w:val="0"/>
      <w:marBottom w:val="0"/>
      <w:divBdr>
        <w:top w:val="none" w:sz="0" w:space="0" w:color="auto"/>
        <w:left w:val="none" w:sz="0" w:space="0" w:color="auto"/>
        <w:bottom w:val="none" w:sz="0" w:space="0" w:color="auto"/>
        <w:right w:val="none" w:sz="0" w:space="0" w:color="auto"/>
      </w:divBdr>
      <w:divsChild>
        <w:div w:id="414595943">
          <w:marLeft w:val="0"/>
          <w:marRight w:val="0"/>
          <w:marTop w:val="0"/>
          <w:marBottom w:val="0"/>
          <w:divBdr>
            <w:top w:val="none" w:sz="0" w:space="0" w:color="auto"/>
            <w:left w:val="none" w:sz="0" w:space="0" w:color="auto"/>
            <w:bottom w:val="none" w:sz="0" w:space="0" w:color="auto"/>
            <w:right w:val="none" w:sz="0" w:space="0" w:color="auto"/>
          </w:divBdr>
          <w:divsChild>
            <w:div w:id="16313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344">
      <w:bodyDiv w:val="1"/>
      <w:marLeft w:val="0"/>
      <w:marRight w:val="0"/>
      <w:marTop w:val="0"/>
      <w:marBottom w:val="0"/>
      <w:divBdr>
        <w:top w:val="none" w:sz="0" w:space="0" w:color="auto"/>
        <w:left w:val="none" w:sz="0" w:space="0" w:color="auto"/>
        <w:bottom w:val="none" w:sz="0" w:space="0" w:color="auto"/>
        <w:right w:val="none" w:sz="0" w:space="0" w:color="auto"/>
      </w:divBdr>
      <w:divsChild>
        <w:div w:id="1032539642">
          <w:marLeft w:val="0"/>
          <w:marRight w:val="0"/>
          <w:marTop w:val="0"/>
          <w:marBottom w:val="0"/>
          <w:divBdr>
            <w:top w:val="none" w:sz="0" w:space="0" w:color="auto"/>
            <w:left w:val="none" w:sz="0" w:space="0" w:color="auto"/>
            <w:bottom w:val="none" w:sz="0" w:space="0" w:color="auto"/>
            <w:right w:val="none" w:sz="0" w:space="0" w:color="auto"/>
          </w:divBdr>
          <w:divsChild>
            <w:div w:id="3332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370">
      <w:bodyDiv w:val="1"/>
      <w:marLeft w:val="0"/>
      <w:marRight w:val="0"/>
      <w:marTop w:val="0"/>
      <w:marBottom w:val="0"/>
      <w:divBdr>
        <w:top w:val="none" w:sz="0" w:space="0" w:color="auto"/>
        <w:left w:val="none" w:sz="0" w:space="0" w:color="auto"/>
        <w:bottom w:val="none" w:sz="0" w:space="0" w:color="auto"/>
        <w:right w:val="none" w:sz="0" w:space="0" w:color="auto"/>
      </w:divBdr>
    </w:div>
    <w:div w:id="61295024">
      <w:bodyDiv w:val="1"/>
      <w:marLeft w:val="0"/>
      <w:marRight w:val="0"/>
      <w:marTop w:val="0"/>
      <w:marBottom w:val="0"/>
      <w:divBdr>
        <w:top w:val="none" w:sz="0" w:space="0" w:color="auto"/>
        <w:left w:val="none" w:sz="0" w:space="0" w:color="auto"/>
        <w:bottom w:val="none" w:sz="0" w:space="0" w:color="auto"/>
        <w:right w:val="none" w:sz="0" w:space="0" w:color="auto"/>
      </w:divBdr>
    </w:div>
    <w:div w:id="73628362">
      <w:bodyDiv w:val="1"/>
      <w:marLeft w:val="0"/>
      <w:marRight w:val="0"/>
      <w:marTop w:val="0"/>
      <w:marBottom w:val="0"/>
      <w:divBdr>
        <w:top w:val="none" w:sz="0" w:space="0" w:color="auto"/>
        <w:left w:val="none" w:sz="0" w:space="0" w:color="auto"/>
        <w:bottom w:val="none" w:sz="0" w:space="0" w:color="auto"/>
        <w:right w:val="none" w:sz="0" w:space="0" w:color="auto"/>
      </w:divBdr>
    </w:div>
    <w:div w:id="80876348">
      <w:bodyDiv w:val="1"/>
      <w:marLeft w:val="0"/>
      <w:marRight w:val="0"/>
      <w:marTop w:val="0"/>
      <w:marBottom w:val="0"/>
      <w:divBdr>
        <w:top w:val="none" w:sz="0" w:space="0" w:color="auto"/>
        <w:left w:val="none" w:sz="0" w:space="0" w:color="auto"/>
        <w:bottom w:val="none" w:sz="0" w:space="0" w:color="auto"/>
        <w:right w:val="none" w:sz="0" w:space="0" w:color="auto"/>
      </w:divBdr>
      <w:divsChild>
        <w:div w:id="1531065918">
          <w:marLeft w:val="0"/>
          <w:marRight w:val="0"/>
          <w:marTop w:val="0"/>
          <w:marBottom w:val="0"/>
          <w:divBdr>
            <w:top w:val="none" w:sz="0" w:space="0" w:color="auto"/>
            <w:left w:val="none" w:sz="0" w:space="0" w:color="auto"/>
            <w:bottom w:val="none" w:sz="0" w:space="0" w:color="auto"/>
            <w:right w:val="none" w:sz="0" w:space="0" w:color="auto"/>
          </w:divBdr>
          <w:divsChild>
            <w:div w:id="18372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3997">
      <w:bodyDiv w:val="1"/>
      <w:marLeft w:val="0"/>
      <w:marRight w:val="0"/>
      <w:marTop w:val="0"/>
      <w:marBottom w:val="0"/>
      <w:divBdr>
        <w:top w:val="none" w:sz="0" w:space="0" w:color="auto"/>
        <w:left w:val="none" w:sz="0" w:space="0" w:color="auto"/>
        <w:bottom w:val="none" w:sz="0" w:space="0" w:color="auto"/>
        <w:right w:val="none" w:sz="0" w:space="0" w:color="auto"/>
      </w:divBdr>
    </w:div>
    <w:div w:id="148137498">
      <w:bodyDiv w:val="1"/>
      <w:marLeft w:val="0"/>
      <w:marRight w:val="0"/>
      <w:marTop w:val="0"/>
      <w:marBottom w:val="0"/>
      <w:divBdr>
        <w:top w:val="none" w:sz="0" w:space="0" w:color="auto"/>
        <w:left w:val="none" w:sz="0" w:space="0" w:color="auto"/>
        <w:bottom w:val="none" w:sz="0" w:space="0" w:color="auto"/>
        <w:right w:val="none" w:sz="0" w:space="0" w:color="auto"/>
      </w:divBdr>
    </w:div>
    <w:div w:id="149567193">
      <w:bodyDiv w:val="1"/>
      <w:marLeft w:val="0"/>
      <w:marRight w:val="0"/>
      <w:marTop w:val="0"/>
      <w:marBottom w:val="0"/>
      <w:divBdr>
        <w:top w:val="none" w:sz="0" w:space="0" w:color="auto"/>
        <w:left w:val="none" w:sz="0" w:space="0" w:color="auto"/>
        <w:bottom w:val="none" w:sz="0" w:space="0" w:color="auto"/>
        <w:right w:val="none" w:sz="0" w:space="0" w:color="auto"/>
      </w:divBdr>
      <w:divsChild>
        <w:div w:id="566452104">
          <w:marLeft w:val="0"/>
          <w:marRight w:val="0"/>
          <w:marTop w:val="0"/>
          <w:marBottom w:val="0"/>
          <w:divBdr>
            <w:top w:val="none" w:sz="0" w:space="0" w:color="auto"/>
            <w:left w:val="none" w:sz="0" w:space="0" w:color="auto"/>
            <w:bottom w:val="none" w:sz="0" w:space="0" w:color="auto"/>
            <w:right w:val="none" w:sz="0" w:space="0" w:color="auto"/>
          </w:divBdr>
          <w:divsChild>
            <w:div w:id="16328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608">
      <w:bodyDiv w:val="1"/>
      <w:marLeft w:val="0"/>
      <w:marRight w:val="0"/>
      <w:marTop w:val="0"/>
      <w:marBottom w:val="0"/>
      <w:divBdr>
        <w:top w:val="none" w:sz="0" w:space="0" w:color="auto"/>
        <w:left w:val="none" w:sz="0" w:space="0" w:color="auto"/>
        <w:bottom w:val="none" w:sz="0" w:space="0" w:color="auto"/>
        <w:right w:val="none" w:sz="0" w:space="0" w:color="auto"/>
      </w:divBdr>
      <w:divsChild>
        <w:div w:id="1931086105">
          <w:marLeft w:val="0"/>
          <w:marRight w:val="0"/>
          <w:marTop w:val="0"/>
          <w:marBottom w:val="0"/>
          <w:divBdr>
            <w:top w:val="none" w:sz="0" w:space="0" w:color="auto"/>
            <w:left w:val="none" w:sz="0" w:space="0" w:color="auto"/>
            <w:bottom w:val="none" w:sz="0" w:space="0" w:color="auto"/>
            <w:right w:val="none" w:sz="0" w:space="0" w:color="auto"/>
          </w:divBdr>
          <w:divsChild>
            <w:div w:id="21055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3737">
      <w:bodyDiv w:val="1"/>
      <w:marLeft w:val="0"/>
      <w:marRight w:val="0"/>
      <w:marTop w:val="0"/>
      <w:marBottom w:val="0"/>
      <w:divBdr>
        <w:top w:val="none" w:sz="0" w:space="0" w:color="auto"/>
        <w:left w:val="none" w:sz="0" w:space="0" w:color="auto"/>
        <w:bottom w:val="none" w:sz="0" w:space="0" w:color="auto"/>
        <w:right w:val="none" w:sz="0" w:space="0" w:color="auto"/>
      </w:divBdr>
    </w:div>
    <w:div w:id="175774053">
      <w:bodyDiv w:val="1"/>
      <w:marLeft w:val="0"/>
      <w:marRight w:val="0"/>
      <w:marTop w:val="0"/>
      <w:marBottom w:val="0"/>
      <w:divBdr>
        <w:top w:val="none" w:sz="0" w:space="0" w:color="auto"/>
        <w:left w:val="none" w:sz="0" w:space="0" w:color="auto"/>
        <w:bottom w:val="none" w:sz="0" w:space="0" w:color="auto"/>
        <w:right w:val="none" w:sz="0" w:space="0" w:color="auto"/>
      </w:divBdr>
      <w:divsChild>
        <w:div w:id="1253928124">
          <w:marLeft w:val="0"/>
          <w:marRight w:val="0"/>
          <w:marTop w:val="0"/>
          <w:marBottom w:val="0"/>
          <w:divBdr>
            <w:top w:val="none" w:sz="0" w:space="0" w:color="auto"/>
            <w:left w:val="none" w:sz="0" w:space="0" w:color="auto"/>
            <w:bottom w:val="none" w:sz="0" w:space="0" w:color="auto"/>
            <w:right w:val="none" w:sz="0" w:space="0" w:color="auto"/>
          </w:divBdr>
          <w:divsChild>
            <w:div w:id="10221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6649">
      <w:bodyDiv w:val="1"/>
      <w:marLeft w:val="0"/>
      <w:marRight w:val="0"/>
      <w:marTop w:val="0"/>
      <w:marBottom w:val="0"/>
      <w:divBdr>
        <w:top w:val="none" w:sz="0" w:space="0" w:color="auto"/>
        <w:left w:val="none" w:sz="0" w:space="0" w:color="auto"/>
        <w:bottom w:val="none" w:sz="0" w:space="0" w:color="auto"/>
        <w:right w:val="none" w:sz="0" w:space="0" w:color="auto"/>
      </w:divBdr>
      <w:divsChild>
        <w:div w:id="2070297321">
          <w:marLeft w:val="0"/>
          <w:marRight w:val="0"/>
          <w:marTop w:val="0"/>
          <w:marBottom w:val="0"/>
          <w:divBdr>
            <w:top w:val="none" w:sz="0" w:space="0" w:color="auto"/>
            <w:left w:val="none" w:sz="0" w:space="0" w:color="auto"/>
            <w:bottom w:val="none" w:sz="0" w:space="0" w:color="auto"/>
            <w:right w:val="none" w:sz="0" w:space="0" w:color="auto"/>
          </w:divBdr>
          <w:divsChild>
            <w:div w:id="12839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176">
      <w:bodyDiv w:val="1"/>
      <w:marLeft w:val="0"/>
      <w:marRight w:val="0"/>
      <w:marTop w:val="0"/>
      <w:marBottom w:val="0"/>
      <w:divBdr>
        <w:top w:val="none" w:sz="0" w:space="0" w:color="auto"/>
        <w:left w:val="none" w:sz="0" w:space="0" w:color="auto"/>
        <w:bottom w:val="none" w:sz="0" w:space="0" w:color="auto"/>
        <w:right w:val="none" w:sz="0" w:space="0" w:color="auto"/>
      </w:divBdr>
      <w:divsChild>
        <w:div w:id="1809400500">
          <w:marLeft w:val="0"/>
          <w:marRight w:val="0"/>
          <w:marTop w:val="0"/>
          <w:marBottom w:val="0"/>
          <w:divBdr>
            <w:top w:val="none" w:sz="0" w:space="0" w:color="auto"/>
            <w:left w:val="none" w:sz="0" w:space="0" w:color="auto"/>
            <w:bottom w:val="none" w:sz="0" w:space="0" w:color="auto"/>
            <w:right w:val="none" w:sz="0" w:space="0" w:color="auto"/>
          </w:divBdr>
          <w:divsChild>
            <w:div w:id="1740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8684">
      <w:bodyDiv w:val="1"/>
      <w:marLeft w:val="0"/>
      <w:marRight w:val="0"/>
      <w:marTop w:val="0"/>
      <w:marBottom w:val="0"/>
      <w:divBdr>
        <w:top w:val="none" w:sz="0" w:space="0" w:color="auto"/>
        <w:left w:val="none" w:sz="0" w:space="0" w:color="auto"/>
        <w:bottom w:val="none" w:sz="0" w:space="0" w:color="auto"/>
        <w:right w:val="none" w:sz="0" w:space="0" w:color="auto"/>
      </w:divBdr>
      <w:divsChild>
        <w:div w:id="89666410">
          <w:marLeft w:val="0"/>
          <w:marRight w:val="0"/>
          <w:marTop w:val="0"/>
          <w:marBottom w:val="0"/>
          <w:divBdr>
            <w:top w:val="none" w:sz="0" w:space="0" w:color="auto"/>
            <w:left w:val="none" w:sz="0" w:space="0" w:color="auto"/>
            <w:bottom w:val="none" w:sz="0" w:space="0" w:color="auto"/>
            <w:right w:val="none" w:sz="0" w:space="0" w:color="auto"/>
          </w:divBdr>
          <w:divsChild>
            <w:div w:id="11796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5772">
      <w:bodyDiv w:val="1"/>
      <w:marLeft w:val="0"/>
      <w:marRight w:val="0"/>
      <w:marTop w:val="0"/>
      <w:marBottom w:val="0"/>
      <w:divBdr>
        <w:top w:val="none" w:sz="0" w:space="0" w:color="auto"/>
        <w:left w:val="none" w:sz="0" w:space="0" w:color="auto"/>
        <w:bottom w:val="none" w:sz="0" w:space="0" w:color="auto"/>
        <w:right w:val="none" w:sz="0" w:space="0" w:color="auto"/>
      </w:divBdr>
      <w:divsChild>
        <w:div w:id="1701126430">
          <w:marLeft w:val="0"/>
          <w:marRight w:val="0"/>
          <w:marTop w:val="0"/>
          <w:marBottom w:val="0"/>
          <w:divBdr>
            <w:top w:val="none" w:sz="0" w:space="0" w:color="auto"/>
            <w:left w:val="none" w:sz="0" w:space="0" w:color="auto"/>
            <w:bottom w:val="none" w:sz="0" w:space="0" w:color="auto"/>
            <w:right w:val="none" w:sz="0" w:space="0" w:color="auto"/>
          </w:divBdr>
          <w:divsChild>
            <w:div w:id="2119136876">
              <w:marLeft w:val="0"/>
              <w:marRight w:val="0"/>
              <w:marTop w:val="0"/>
              <w:marBottom w:val="0"/>
              <w:divBdr>
                <w:top w:val="none" w:sz="0" w:space="0" w:color="auto"/>
                <w:left w:val="none" w:sz="0" w:space="0" w:color="auto"/>
                <w:bottom w:val="none" w:sz="0" w:space="0" w:color="auto"/>
                <w:right w:val="none" w:sz="0" w:space="0" w:color="auto"/>
              </w:divBdr>
            </w:div>
            <w:div w:id="918054783">
              <w:marLeft w:val="0"/>
              <w:marRight w:val="0"/>
              <w:marTop w:val="0"/>
              <w:marBottom w:val="0"/>
              <w:divBdr>
                <w:top w:val="none" w:sz="0" w:space="0" w:color="auto"/>
                <w:left w:val="none" w:sz="0" w:space="0" w:color="auto"/>
                <w:bottom w:val="none" w:sz="0" w:space="0" w:color="auto"/>
                <w:right w:val="none" w:sz="0" w:space="0" w:color="auto"/>
              </w:divBdr>
            </w:div>
            <w:div w:id="603926272">
              <w:marLeft w:val="0"/>
              <w:marRight w:val="0"/>
              <w:marTop w:val="0"/>
              <w:marBottom w:val="0"/>
              <w:divBdr>
                <w:top w:val="none" w:sz="0" w:space="0" w:color="auto"/>
                <w:left w:val="none" w:sz="0" w:space="0" w:color="auto"/>
                <w:bottom w:val="none" w:sz="0" w:space="0" w:color="auto"/>
                <w:right w:val="none" w:sz="0" w:space="0" w:color="auto"/>
              </w:divBdr>
            </w:div>
            <w:div w:id="471603747">
              <w:marLeft w:val="0"/>
              <w:marRight w:val="0"/>
              <w:marTop w:val="0"/>
              <w:marBottom w:val="0"/>
              <w:divBdr>
                <w:top w:val="none" w:sz="0" w:space="0" w:color="auto"/>
                <w:left w:val="none" w:sz="0" w:space="0" w:color="auto"/>
                <w:bottom w:val="none" w:sz="0" w:space="0" w:color="auto"/>
                <w:right w:val="none" w:sz="0" w:space="0" w:color="auto"/>
              </w:divBdr>
            </w:div>
            <w:div w:id="790779470">
              <w:marLeft w:val="0"/>
              <w:marRight w:val="0"/>
              <w:marTop w:val="0"/>
              <w:marBottom w:val="0"/>
              <w:divBdr>
                <w:top w:val="none" w:sz="0" w:space="0" w:color="auto"/>
                <w:left w:val="none" w:sz="0" w:space="0" w:color="auto"/>
                <w:bottom w:val="none" w:sz="0" w:space="0" w:color="auto"/>
                <w:right w:val="none" w:sz="0" w:space="0" w:color="auto"/>
              </w:divBdr>
            </w:div>
            <w:div w:id="403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562">
      <w:bodyDiv w:val="1"/>
      <w:marLeft w:val="0"/>
      <w:marRight w:val="0"/>
      <w:marTop w:val="0"/>
      <w:marBottom w:val="0"/>
      <w:divBdr>
        <w:top w:val="none" w:sz="0" w:space="0" w:color="auto"/>
        <w:left w:val="none" w:sz="0" w:space="0" w:color="auto"/>
        <w:bottom w:val="none" w:sz="0" w:space="0" w:color="auto"/>
        <w:right w:val="none" w:sz="0" w:space="0" w:color="auto"/>
      </w:divBdr>
    </w:div>
    <w:div w:id="195583594">
      <w:bodyDiv w:val="1"/>
      <w:marLeft w:val="0"/>
      <w:marRight w:val="0"/>
      <w:marTop w:val="0"/>
      <w:marBottom w:val="0"/>
      <w:divBdr>
        <w:top w:val="none" w:sz="0" w:space="0" w:color="auto"/>
        <w:left w:val="none" w:sz="0" w:space="0" w:color="auto"/>
        <w:bottom w:val="none" w:sz="0" w:space="0" w:color="auto"/>
        <w:right w:val="none" w:sz="0" w:space="0" w:color="auto"/>
      </w:divBdr>
    </w:div>
    <w:div w:id="201212022">
      <w:bodyDiv w:val="1"/>
      <w:marLeft w:val="0"/>
      <w:marRight w:val="0"/>
      <w:marTop w:val="0"/>
      <w:marBottom w:val="0"/>
      <w:divBdr>
        <w:top w:val="none" w:sz="0" w:space="0" w:color="auto"/>
        <w:left w:val="none" w:sz="0" w:space="0" w:color="auto"/>
        <w:bottom w:val="none" w:sz="0" w:space="0" w:color="auto"/>
        <w:right w:val="none" w:sz="0" w:space="0" w:color="auto"/>
      </w:divBdr>
      <w:divsChild>
        <w:div w:id="1372459086">
          <w:marLeft w:val="0"/>
          <w:marRight w:val="0"/>
          <w:marTop w:val="0"/>
          <w:marBottom w:val="0"/>
          <w:divBdr>
            <w:top w:val="none" w:sz="0" w:space="0" w:color="auto"/>
            <w:left w:val="none" w:sz="0" w:space="0" w:color="auto"/>
            <w:bottom w:val="none" w:sz="0" w:space="0" w:color="auto"/>
            <w:right w:val="none" w:sz="0" w:space="0" w:color="auto"/>
          </w:divBdr>
          <w:divsChild>
            <w:div w:id="14286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49717">
      <w:bodyDiv w:val="1"/>
      <w:marLeft w:val="0"/>
      <w:marRight w:val="0"/>
      <w:marTop w:val="0"/>
      <w:marBottom w:val="0"/>
      <w:divBdr>
        <w:top w:val="none" w:sz="0" w:space="0" w:color="auto"/>
        <w:left w:val="none" w:sz="0" w:space="0" w:color="auto"/>
        <w:bottom w:val="none" w:sz="0" w:space="0" w:color="auto"/>
        <w:right w:val="none" w:sz="0" w:space="0" w:color="auto"/>
      </w:divBdr>
    </w:div>
    <w:div w:id="252126177">
      <w:bodyDiv w:val="1"/>
      <w:marLeft w:val="0"/>
      <w:marRight w:val="0"/>
      <w:marTop w:val="0"/>
      <w:marBottom w:val="0"/>
      <w:divBdr>
        <w:top w:val="none" w:sz="0" w:space="0" w:color="auto"/>
        <w:left w:val="none" w:sz="0" w:space="0" w:color="auto"/>
        <w:bottom w:val="none" w:sz="0" w:space="0" w:color="auto"/>
        <w:right w:val="none" w:sz="0" w:space="0" w:color="auto"/>
      </w:divBdr>
      <w:divsChild>
        <w:div w:id="1488326924">
          <w:marLeft w:val="0"/>
          <w:marRight w:val="0"/>
          <w:marTop w:val="0"/>
          <w:marBottom w:val="0"/>
          <w:divBdr>
            <w:top w:val="none" w:sz="0" w:space="0" w:color="auto"/>
            <w:left w:val="none" w:sz="0" w:space="0" w:color="auto"/>
            <w:bottom w:val="none" w:sz="0" w:space="0" w:color="auto"/>
            <w:right w:val="none" w:sz="0" w:space="0" w:color="auto"/>
          </w:divBdr>
          <w:divsChild>
            <w:div w:id="5098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3722">
      <w:bodyDiv w:val="1"/>
      <w:marLeft w:val="0"/>
      <w:marRight w:val="0"/>
      <w:marTop w:val="0"/>
      <w:marBottom w:val="0"/>
      <w:divBdr>
        <w:top w:val="none" w:sz="0" w:space="0" w:color="auto"/>
        <w:left w:val="none" w:sz="0" w:space="0" w:color="auto"/>
        <w:bottom w:val="none" w:sz="0" w:space="0" w:color="auto"/>
        <w:right w:val="none" w:sz="0" w:space="0" w:color="auto"/>
      </w:divBdr>
    </w:div>
    <w:div w:id="277764351">
      <w:bodyDiv w:val="1"/>
      <w:marLeft w:val="0"/>
      <w:marRight w:val="0"/>
      <w:marTop w:val="0"/>
      <w:marBottom w:val="0"/>
      <w:divBdr>
        <w:top w:val="none" w:sz="0" w:space="0" w:color="auto"/>
        <w:left w:val="none" w:sz="0" w:space="0" w:color="auto"/>
        <w:bottom w:val="none" w:sz="0" w:space="0" w:color="auto"/>
        <w:right w:val="none" w:sz="0" w:space="0" w:color="auto"/>
      </w:divBdr>
    </w:div>
    <w:div w:id="285357985">
      <w:bodyDiv w:val="1"/>
      <w:marLeft w:val="0"/>
      <w:marRight w:val="0"/>
      <w:marTop w:val="0"/>
      <w:marBottom w:val="0"/>
      <w:divBdr>
        <w:top w:val="none" w:sz="0" w:space="0" w:color="auto"/>
        <w:left w:val="none" w:sz="0" w:space="0" w:color="auto"/>
        <w:bottom w:val="none" w:sz="0" w:space="0" w:color="auto"/>
        <w:right w:val="none" w:sz="0" w:space="0" w:color="auto"/>
      </w:divBdr>
      <w:divsChild>
        <w:div w:id="793718724">
          <w:marLeft w:val="0"/>
          <w:marRight w:val="0"/>
          <w:marTop w:val="0"/>
          <w:marBottom w:val="0"/>
          <w:divBdr>
            <w:top w:val="none" w:sz="0" w:space="0" w:color="auto"/>
            <w:left w:val="none" w:sz="0" w:space="0" w:color="auto"/>
            <w:bottom w:val="none" w:sz="0" w:space="0" w:color="auto"/>
            <w:right w:val="none" w:sz="0" w:space="0" w:color="auto"/>
          </w:divBdr>
          <w:divsChild>
            <w:div w:id="17346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5333">
      <w:bodyDiv w:val="1"/>
      <w:marLeft w:val="0"/>
      <w:marRight w:val="0"/>
      <w:marTop w:val="0"/>
      <w:marBottom w:val="0"/>
      <w:divBdr>
        <w:top w:val="none" w:sz="0" w:space="0" w:color="auto"/>
        <w:left w:val="none" w:sz="0" w:space="0" w:color="auto"/>
        <w:bottom w:val="none" w:sz="0" w:space="0" w:color="auto"/>
        <w:right w:val="none" w:sz="0" w:space="0" w:color="auto"/>
      </w:divBdr>
      <w:divsChild>
        <w:div w:id="2121101404">
          <w:marLeft w:val="0"/>
          <w:marRight w:val="0"/>
          <w:marTop w:val="0"/>
          <w:marBottom w:val="0"/>
          <w:divBdr>
            <w:top w:val="none" w:sz="0" w:space="0" w:color="auto"/>
            <w:left w:val="none" w:sz="0" w:space="0" w:color="auto"/>
            <w:bottom w:val="none" w:sz="0" w:space="0" w:color="auto"/>
            <w:right w:val="none" w:sz="0" w:space="0" w:color="auto"/>
          </w:divBdr>
          <w:divsChild>
            <w:div w:id="100768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6206">
      <w:bodyDiv w:val="1"/>
      <w:marLeft w:val="0"/>
      <w:marRight w:val="0"/>
      <w:marTop w:val="0"/>
      <w:marBottom w:val="0"/>
      <w:divBdr>
        <w:top w:val="none" w:sz="0" w:space="0" w:color="auto"/>
        <w:left w:val="none" w:sz="0" w:space="0" w:color="auto"/>
        <w:bottom w:val="none" w:sz="0" w:space="0" w:color="auto"/>
        <w:right w:val="none" w:sz="0" w:space="0" w:color="auto"/>
      </w:divBdr>
    </w:div>
    <w:div w:id="308286953">
      <w:bodyDiv w:val="1"/>
      <w:marLeft w:val="0"/>
      <w:marRight w:val="0"/>
      <w:marTop w:val="0"/>
      <w:marBottom w:val="0"/>
      <w:divBdr>
        <w:top w:val="none" w:sz="0" w:space="0" w:color="auto"/>
        <w:left w:val="none" w:sz="0" w:space="0" w:color="auto"/>
        <w:bottom w:val="none" w:sz="0" w:space="0" w:color="auto"/>
        <w:right w:val="none" w:sz="0" w:space="0" w:color="auto"/>
      </w:divBdr>
      <w:divsChild>
        <w:div w:id="146165936">
          <w:marLeft w:val="0"/>
          <w:marRight w:val="0"/>
          <w:marTop w:val="0"/>
          <w:marBottom w:val="0"/>
          <w:divBdr>
            <w:top w:val="none" w:sz="0" w:space="0" w:color="auto"/>
            <w:left w:val="none" w:sz="0" w:space="0" w:color="auto"/>
            <w:bottom w:val="none" w:sz="0" w:space="0" w:color="auto"/>
            <w:right w:val="none" w:sz="0" w:space="0" w:color="auto"/>
          </w:divBdr>
          <w:divsChild>
            <w:div w:id="3950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72899">
      <w:bodyDiv w:val="1"/>
      <w:marLeft w:val="0"/>
      <w:marRight w:val="0"/>
      <w:marTop w:val="0"/>
      <w:marBottom w:val="0"/>
      <w:divBdr>
        <w:top w:val="none" w:sz="0" w:space="0" w:color="auto"/>
        <w:left w:val="none" w:sz="0" w:space="0" w:color="auto"/>
        <w:bottom w:val="none" w:sz="0" w:space="0" w:color="auto"/>
        <w:right w:val="none" w:sz="0" w:space="0" w:color="auto"/>
      </w:divBdr>
      <w:divsChild>
        <w:div w:id="158113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669206">
      <w:bodyDiv w:val="1"/>
      <w:marLeft w:val="0"/>
      <w:marRight w:val="0"/>
      <w:marTop w:val="0"/>
      <w:marBottom w:val="0"/>
      <w:divBdr>
        <w:top w:val="none" w:sz="0" w:space="0" w:color="auto"/>
        <w:left w:val="none" w:sz="0" w:space="0" w:color="auto"/>
        <w:bottom w:val="none" w:sz="0" w:space="0" w:color="auto"/>
        <w:right w:val="none" w:sz="0" w:space="0" w:color="auto"/>
      </w:divBdr>
    </w:div>
    <w:div w:id="324013890">
      <w:bodyDiv w:val="1"/>
      <w:marLeft w:val="0"/>
      <w:marRight w:val="0"/>
      <w:marTop w:val="0"/>
      <w:marBottom w:val="0"/>
      <w:divBdr>
        <w:top w:val="none" w:sz="0" w:space="0" w:color="auto"/>
        <w:left w:val="none" w:sz="0" w:space="0" w:color="auto"/>
        <w:bottom w:val="none" w:sz="0" w:space="0" w:color="auto"/>
        <w:right w:val="none" w:sz="0" w:space="0" w:color="auto"/>
      </w:divBdr>
      <w:divsChild>
        <w:div w:id="198010644">
          <w:marLeft w:val="0"/>
          <w:marRight w:val="0"/>
          <w:marTop w:val="0"/>
          <w:marBottom w:val="0"/>
          <w:divBdr>
            <w:top w:val="none" w:sz="0" w:space="0" w:color="auto"/>
            <w:left w:val="none" w:sz="0" w:space="0" w:color="auto"/>
            <w:bottom w:val="none" w:sz="0" w:space="0" w:color="auto"/>
            <w:right w:val="none" w:sz="0" w:space="0" w:color="auto"/>
          </w:divBdr>
          <w:divsChild>
            <w:div w:id="18852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12604">
      <w:bodyDiv w:val="1"/>
      <w:marLeft w:val="0"/>
      <w:marRight w:val="0"/>
      <w:marTop w:val="0"/>
      <w:marBottom w:val="0"/>
      <w:divBdr>
        <w:top w:val="none" w:sz="0" w:space="0" w:color="auto"/>
        <w:left w:val="none" w:sz="0" w:space="0" w:color="auto"/>
        <w:bottom w:val="none" w:sz="0" w:space="0" w:color="auto"/>
        <w:right w:val="none" w:sz="0" w:space="0" w:color="auto"/>
      </w:divBdr>
    </w:div>
    <w:div w:id="344017456">
      <w:bodyDiv w:val="1"/>
      <w:marLeft w:val="0"/>
      <w:marRight w:val="0"/>
      <w:marTop w:val="0"/>
      <w:marBottom w:val="0"/>
      <w:divBdr>
        <w:top w:val="none" w:sz="0" w:space="0" w:color="auto"/>
        <w:left w:val="none" w:sz="0" w:space="0" w:color="auto"/>
        <w:bottom w:val="none" w:sz="0" w:space="0" w:color="auto"/>
        <w:right w:val="none" w:sz="0" w:space="0" w:color="auto"/>
      </w:divBdr>
      <w:divsChild>
        <w:div w:id="1950090631">
          <w:marLeft w:val="0"/>
          <w:marRight w:val="0"/>
          <w:marTop w:val="0"/>
          <w:marBottom w:val="0"/>
          <w:divBdr>
            <w:top w:val="none" w:sz="0" w:space="0" w:color="auto"/>
            <w:left w:val="none" w:sz="0" w:space="0" w:color="auto"/>
            <w:bottom w:val="none" w:sz="0" w:space="0" w:color="auto"/>
            <w:right w:val="none" w:sz="0" w:space="0" w:color="auto"/>
          </w:divBdr>
          <w:divsChild>
            <w:div w:id="4122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3156">
      <w:bodyDiv w:val="1"/>
      <w:marLeft w:val="0"/>
      <w:marRight w:val="0"/>
      <w:marTop w:val="0"/>
      <w:marBottom w:val="0"/>
      <w:divBdr>
        <w:top w:val="none" w:sz="0" w:space="0" w:color="auto"/>
        <w:left w:val="none" w:sz="0" w:space="0" w:color="auto"/>
        <w:bottom w:val="none" w:sz="0" w:space="0" w:color="auto"/>
        <w:right w:val="none" w:sz="0" w:space="0" w:color="auto"/>
      </w:divBdr>
      <w:divsChild>
        <w:div w:id="1425110935">
          <w:marLeft w:val="0"/>
          <w:marRight w:val="0"/>
          <w:marTop w:val="0"/>
          <w:marBottom w:val="0"/>
          <w:divBdr>
            <w:top w:val="none" w:sz="0" w:space="0" w:color="auto"/>
            <w:left w:val="none" w:sz="0" w:space="0" w:color="auto"/>
            <w:bottom w:val="none" w:sz="0" w:space="0" w:color="auto"/>
            <w:right w:val="none" w:sz="0" w:space="0" w:color="auto"/>
          </w:divBdr>
          <w:divsChild>
            <w:div w:id="1040207645">
              <w:marLeft w:val="0"/>
              <w:marRight w:val="0"/>
              <w:marTop w:val="0"/>
              <w:marBottom w:val="0"/>
              <w:divBdr>
                <w:top w:val="none" w:sz="0" w:space="0" w:color="auto"/>
                <w:left w:val="none" w:sz="0" w:space="0" w:color="auto"/>
                <w:bottom w:val="none" w:sz="0" w:space="0" w:color="auto"/>
                <w:right w:val="none" w:sz="0" w:space="0" w:color="auto"/>
              </w:divBdr>
            </w:div>
            <w:div w:id="479158333">
              <w:marLeft w:val="0"/>
              <w:marRight w:val="0"/>
              <w:marTop w:val="0"/>
              <w:marBottom w:val="0"/>
              <w:divBdr>
                <w:top w:val="none" w:sz="0" w:space="0" w:color="auto"/>
                <w:left w:val="none" w:sz="0" w:space="0" w:color="auto"/>
                <w:bottom w:val="none" w:sz="0" w:space="0" w:color="auto"/>
                <w:right w:val="none" w:sz="0" w:space="0" w:color="auto"/>
              </w:divBdr>
            </w:div>
            <w:div w:id="4737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4549">
      <w:bodyDiv w:val="1"/>
      <w:marLeft w:val="0"/>
      <w:marRight w:val="0"/>
      <w:marTop w:val="0"/>
      <w:marBottom w:val="0"/>
      <w:divBdr>
        <w:top w:val="none" w:sz="0" w:space="0" w:color="auto"/>
        <w:left w:val="none" w:sz="0" w:space="0" w:color="auto"/>
        <w:bottom w:val="none" w:sz="0" w:space="0" w:color="auto"/>
        <w:right w:val="none" w:sz="0" w:space="0" w:color="auto"/>
      </w:divBdr>
    </w:div>
    <w:div w:id="397948381">
      <w:bodyDiv w:val="1"/>
      <w:marLeft w:val="0"/>
      <w:marRight w:val="0"/>
      <w:marTop w:val="0"/>
      <w:marBottom w:val="0"/>
      <w:divBdr>
        <w:top w:val="none" w:sz="0" w:space="0" w:color="auto"/>
        <w:left w:val="none" w:sz="0" w:space="0" w:color="auto"/>
        <w:bottom w:val="none" w:sz="0" w:space="0" w:color="auto"/>
        <w:right w:val="none" w:sz="0" w:space="0" w:color="auto"/>
      </w:divBdr>
      <w:divsChild>
        <w:div w:id="1647856622">
          <w:marLeft w:val="0"/>
          <w:marRight w:val="0"/>
          <w:marTop w:val="0"/>
          <w:marBottom w:val="0"/>
          <w:divBdr>
            <w:top w:val="none" w:sz="0" w:space="0" w:color="auto"/>
            <w:left w:val="none" w:sz="0" w:space="0" w:color="auto"/>
            <w:bottom w:val="none" w:sz="0" w:space="0" w:color="auto"/>
            <w:right w:val="none" w:sz="0" w:space="0" w:color="auto"/>
          </w:divBdr>
          <w:divsChild>
            <w:div w:id="9298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7098">
      <w:bodyDiv w:val="1"/>
      <w:marLeft w:val="0"/>
      <w:marRight w:val="0"/>
      <w:marTop w:val="0"/>
      <w:marBottom w:val="0"/>
      <w:divBdr>
        <w:top w:val="none" w:sz="0" w:space="0" w:color="auto"/>
        <w:left w:val="none" w:sz="0" w:space="0" w:color="auto"/>
        <w:bottom w:val="none" w:sz="0" w:space="0" w:color="auto"/>
        <w:right w:val="none" w:sz="0" w:space="0" w:color="auto"/>
      </w:divBdr>
    </w:div>
    <w:div w:id="402341345">
      <w:bodyDiv w:val="1"/>
      <w:marLeft w:val="0"/>
      <w:marRight w:val="0"/>
      <w:marTop w:val="0"/>
      <w:marBottom w:val="0"/>
      <w:divBdr>
        <w:top w:val="none" w:sz="0" w:space="0" w:color="auto"/>
        <w:left w:val="none" w:sz="0" w:space="0" w:color="auto"/>
        <w:bottom w:val="none" w:sz="0" w:space="0" w:color="auto"/>
        <w:right w:val="none" w:sz="0" w:space="0" w:color="auto"/>
      </w:divBdr>
      <w:divsChild>
        <w:div w:id="294869342">
          <w:marLeft w:val="0"/>
          <w:marRight w:val="0"/>
          <w:marTop w:val="0"/>
          <w:marBottom w:val="0"/>
          <w:divBdr>
            <w:top w:val="none" w:sz="0" w:space="0" w:color="auto"/>
            <w:left w:val="none" w:sz="0" w:space="0" w:color="auto"/>
            <w:bottom w:val="none" w:sz="0" w:space="0" w:color="auto"/>
            <w:right w:val="none" w:sz="0" w:space="0" w:color="auto"/>
          </w:divBdr>
          <w:divsChild>
            <w:div w:id="5142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17131">
      <w:bodyDiv w:val="1"/>
      <w:marLeft w:val="0"/>
      <w:marRight w:val="0"/>
      <w:marTop w:val="0"/>
      <w:marBottom w:val="0"/>
      <w:divBdr>
        <w:top w:val="none" w:sz="0" w:space="0" w:color="auto"/>
        <w:left w:val="none" w:sz="0" w:space="0" w:color="auto"/>
        <w:bottom w:val="none" w:sz="0" w:space="0" w:color="auto"/>
        <w:right w:val="none" w:sz="0" w:space="0" w:color="auto"/>
      </w:divBdr>
      <w:divsChild>
        <w:div w:id="17433604">
          <w:marLeft w:val="0"/>
          <w:marRight w:val="0"/>
          <w:marTop w:val="0"/>
          <w:marBottom w:val="0"/>
          <w:divBdr>
            <w:top w:val="none" w:sz="0" w:space="0" w:color="auto"/>
            <w:left w:val="none" w:sz="0" w:space="0" w:color="auto"/>
            <w:bottom w:val="none" w:sz="0" w:space="0" w:color="auto"/>
            <w:right w:val="none" w:sz="0" w:space="0" w:color="auto"/>
          </w:divBdr>
          <w:divsChild>
            <w:div w:id="11511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8632">
      <w:bodyDiv w:val="1"/>
      <w:marLeft w:val="0"/>
      <w:marRight w:val="0"/>
      <w:marTop w:val="0"/>
      <w:marBottom w:val="0"/>
      <w:divBdr>
        <w:top w:val="none" w:sz="0" w:space="0" w:color="auto"/>
        <w:left w:val="none" w:sz="0" w:space="0" w:color="auto"/>
        <w:bottom w:val="none" w:sz="0" w:space="0" w:color="auto"/>
        <w:right w:val="none" w:sz="0" w:space="0" w:color="auto"/>
      </w:divBdr>
      <w:divsChild>
        <w:div w:id="654997319">
          <w:marLeft w:val="0"/>
          <w:marRight w:val="0"/>
          <w:marTop w:val="0"/>
          <w:marBottom w:val="0"/>
          <w:divBdr>
            <w:top w:val="none" w:sz="0" w:space="0" w:color="auto"/>
            <w:left w:val="none" w:sz="0" w:space="0" w:color="auto"/>
            <w:bottom w:val="none" w:sz="0" w:space="0" w:color="auto"/>
            <w:right w:val="none" w:sz="0" w:space="0" w:color="auto"/>
          </w:divBdr>
          <w:divsChild>
            <w:div w:id="1183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1151">
      <w:bodyDiv w:val="1"/>
      <w:marLeft w:val="0"/>
      <w:marRight w:val="0"/>
      <w:marTop w:val="0"/>
      <w:marBottom w:val="0"/>
      <w:divBdr>
        <w:top w:val="none" w:sz="0" w:space="0" w:color="auto"/>
        <w:left w:val="none" w:sz="0" w:space="0" w:color="auto"/>
        <w:bottom w:val="none" w:sz="0" w:space="0" w:color="auto"/>
        <w:right w:val="none" w:sz="0" w:space="0" w:color="auto"/>
      </w:divBdr>
    </w:div>
    <w:div w:id="492372939">
      <w:bodyDiv w:val="1"/>
      <w:marLeft w:val="0"/>
      <w:marRight w:val="0"/>
      <w:marTop w:val="0"/>
      <w:marBottom w:val="0"/>
      <w:divBdr>
        <w:top w:val="none" w:sz="0" w:space="0" w:color="auto"/>
        <w:left w:val="none" w:sz="0" w:space="0" w:color="auto"/>
        <w:bottom w:val="none" w:sz="0" w:space="0" w:color="auto"/>
        <w:right w:val="none" w:sz="0" w:space="0" w:color="auto"/>
      </w:divBdr>
    </w:div>
    <w:div w:id="517889018">
      <w:bodyDiv w:val="1"/>
      <w:marLeft w:val="0"/>
      <w:marRight w:val="0"/>
      <w:marTop w:val="0"/>
      <w:marBottom w:val="0"/>
      <w:divBdr>
        <w:top w:val="none" w:sz="0" w:space="0" w:color="auto"/>
        <w:left w:val="none" w:sz="0" w:space="0" w:color="auto"/>
        <w:bottom w:val="none" w:sz="0" w:space="0" w:color="auto"/>
        <w:right w:val="none" w:sz="0" w:space="0" w:color="auto"/>
      </w:divBdr>
    </w:div>
    <w:div w:id="528908262">
      <w:bodyDiv w:val="1"/>
      <w:marLeft w:val="0"/>
      <w:marRight w:val="0"/>
      <w:marTop w:val="0"/>
      <w:marBottom w:val="0"/>
      <w:divBdr>
        <w:top w:val="none" w:sz="0" w:space="0" w:color="auto"/>
        <w:left w:val="none" w:sz="0" w:space="0" w:color="auto"/>
        <w:bottom w:val="none" w:sz="0" w:space="0" w:color="auto"/>
        <w:right w:val="none" w:sz="0" w:space="0" w:color="auto"/>
      </w:divBdr>
    </w:div>
    <w:div w:id="540242100">
      <w:bodyDiv w:val="1"/>
      <w:marLeft w:val="0"/>
      <w:marRight w:val="0"/>
      <w:marTop w:val="0"/>
      <w:marBottom w:val="0"/>
      <w:divBdr>
        <w:top w:val="none" w:sz="0" w:space="0" w:color="auto"/>
        <w:left w:val="none" w:sz="0" w:space="0" w:color="auto"/>
        <w:bottom w:val="none" w:sz="0" w:space="0" w:color="auto"/>
        <w:right w:val="none" w:sz="0" w:space="0" w:color="auto"/>
      </w:divBdr>
      <w:divsChild>
        <w:div w:id="768042769">
          <w:marLeft w:val="0"/>
          <w:marRight w:val="0"/>
          <w:marTop w:val="0"/>
          <w:marBottom w:val="0"/>
          <w:divBdr>
            <w:top w:val="none" w:sz="0" w:space="0" w:color="auto"/>
            <w:left w:val="none" w:sz="0" w:space="0" w:color="auto"/>
            <w:bottom w:val="none" w:sz="0" w:space="0" w:color="auto"/>
            <w:right w:val="none" w:sz="0" w:space="0" w:color="auto"/>
          </w:divBdr>
          <w:divsChild>
            <w:div w:id="13104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7979">
      <w:bodyDiv w:val="1"/>
      <w:marLeft w:val="0"/>
      <w:marRight w:val="0"/>
      <w:marTop w:val="0"/>
      <w:marBottom w:val="0"/>
      <w:divBdr>
        <w:top w:val="none" w:sz="0" w:space="0" w:color="auto"/>
        <w:left w:val="none" w:sz="0" w:space="0" w:color="auto"/>
        <w:bottom w:val="none" w:sz="0" w:space="0" w:color="auto"/>
        <w:right w:val="none" w:sz="0" w:space="0" w:color="auto"/>
      </w:divBdr>
      <w:divsChild>
        <w:div w:id="758986340">
          <w:marLeft w:val="0"/>
          <w:marRight w:val="0"/>
          <w:marTop w:val="0"/>
          <w:marBottom w:val="0"/>
          <w:divBdr>
            <w:top w:val="none" w:sz="0" w:space="0" w:color="auto"/>
            <w:left w:val="none" w:sz="0" w:space="0" w:color="auto"/>
            <w:bottom w:val="none" w:sz="0" w:space="0" w:color="auto"/>
            <w:right w:val="none" w:sz="0" w:space="0" w:color="auto"/>
          </w:divBdr>
          <w:divsChild>
            <w:div w:id="17550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89749">
      <w:bodyDiv w:val="1"/>
      <w:marLeft w:val="0"/>
      <w:marRight w:val="0"/>
      <w:marTop w:val="0"/>
      <w:marBottom w:val="0"/>
      <w:divBdr>
        <w:top w:val="none" w:sz="0" w:space="0" w:color="auto"/>
        <w:left w:val="none" w:sz="0" w:space="0" w:color="auto"/>
        <w:bottom w:val="none" w:sz="0" w:space="0" w:color="auto"/>
        <w:right w:val="none" w:sz="0" w:space="0" w:color="auto"/>
      </w:divBdr>
      <w:divsChild>
        <w:div w:id="231090433">
          <w:marLeft w:val="0"/>
          <w:marRight w:val="0"/>
          <w:marTop w:val="0"/>
          <w:marBottom w:val="0"/>
          <w:divBdr>
            <w:top w:val="none" w:sz="0" w:space="0" w:color="auto"/>
            <w:left w:val="none" w:sz="0" w:space="0" w:color="auto"/>
            <w:bottom w:val="none" w:sz="0" w:space="0" w:color="auto"/>
            <w:right w:val="none" w:sz="0" w:space="0" w:color="auto"/>
          </w:divBdr>
          <w:divsChild>
            <w:div w:id="7591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0575">
      <w:bodyDiv w:val="1"/>
      <w:marLeft w:val="0"/>
      <w:marRight w:val="0"/>
      <w:marTop w:val="0"/>
      <w:marBottom w:val="0"/>
      <w:divBdr>
        <w:top w:val="none" w:sz="0" w:space="0" w:color="auto"/>
        <w:left w:val="none" w:sz="0" w:space="0" w:color="auto"/>
        <w:bottom w:val="none" w:sz="0" w:space="0" w:color="auto"/>
        <w:right w:val="none" w:sz="0" w:space="0" w:color="auto"/>
      </w:divBdr>
      <w:divsChild>
        <w:div w:id="2106798902">
          <w:marLeft w:val="0"/>
          <w:marRight w:val="0"/>
          <w:marTop w:val="0"/>
          <w:marBottom w:val="0"/>
          <w:divBdr>
            <w:top w:val="none" w:sz="0" w:space="0" w:color="auto"/>
            <w:left w:val="none" w:sz="0" w:space="0" w:color="auto"/>
            <w:bottom w:val="none" w:sz="0" w:space="0" w:color="auto"/>
            <w:right w:val="none" w:sz="0" w:space="0" w:color="auto"/>
          </w:divBdr>
          <w:divsChild>
            <w:div w:id="10934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95029">
      <w:bodyDiv w:val="1"/>
      <w:marLeft w:val="0"/>
      <w:marRight w:val="0"/>
      <w:marTop w:val="0"/>
      <w:marBottom w:val="0"/>
      <w:divBdr>
        <w:top w:val="none" w:sz="0" w:space="0" w:color="auto"/>
        <w:left w:val="none" w:sz="0" w:space="0" w:color="auto"/>
        <w:bottom w:val="none" w:sz="0" w:space="0" w:color="auto"/>
        <w:right w:val="none" w:sz="0" w:space="0" w:color="auto"/>
      </w:divBdr>
    </w:div>
    <w:div w:id="593591146">
      <w:bodyDiv w:val="1"/>
      <w:marLeft w:val="0"/>
      <w:marRight w:val="0"/>
      <w:marTop w:val="0"/>
      <w:marBottom w:val="0"/>
      <w:divBdr>
        <w:top w:val="none" w:sz="0" w:space="0" w:color="auto"/>
        <w:left w:val="none" w:sz="0" w:space="0" w:color="auto"/>
        <w:bottom w:val="none" w:sz="0" w:space="0" w:color="auto"/>
        <w:right w:val="none" w:sz="0" w:space="0" w:color="auto"/>
      </w:divBdr>
      <w:divsChild>
        <w:div w:id="1336028457">
          <w:marLeft w:val="0"/>
          <w:marRight w:val="0"/>
          <w:marTop w:val="0"/>
          <w:marBottom w:val="0"/>
          <w:divBdr>
            <w:top w:val="none" w:sz="0" w:space="0" w:color="auto"/>
            <w:left w:val="none" w:sz="0" w:space="0" w:color="auto"/>
            <w:bottom w:val="none" w:sz="0" w:space="0" w:color="auto"/>
            <w:right w:val="none" w:sz="0" w:space="0" w:color="auto"/>
          </w:divBdr>
          <w:divsChild>
            <w:div w:id="1054232720">
              <w:marLeft w:val="0"/>
              <w:marRight w:val="0"/>
              <w:marTop w:val="0"/>
              <w:marBottom w:val="0"/>
              <w:divBdr>
                <w:top w:val="none" w:sz="0" w:space="0" w:color="auto"/>
                <w:left w:val="none" w:sz="0" w:space="0" w:color="auto"/>
                <w:bottom w:val="none" w:sz="0" w:space="0" w:color="auto"/>
                <w:right w:val="none" w:sz="0" w:space="0" w:color="auto"/>
              </w:divBdr>
            </w:div>
            <w:div w:id="1109206117">
              <w:marLeft w:val="0"/>
              <w:marRight w:val="0"/>
              <w:marTop w:val="0"/>
              <w:marBottom w:val="0"/>
              <w:divBdr>
                <w:top w:val="none" w:sz="0" w:space="0" w:color="auto"/>
                <w:left w:val="none" w:sz="0" w:space="0" w:color="auto"/>
                <w:bottom w:val="none" w:sz="0" w:space="0" w:color="auto"/>
                <w:right w:val="none" w:sz="0" w:space="0" w:color="auto"/>
              </w:divBdr>
            </w:div>
            <w:div w:id="998996044">
              <w:marLeft w:val="0"/>
              <w:marRight w:val="0"/>
              <w:marTop w:val="0"/>
              <w:marBottom w:val="0"/>
              <w:divBdr>
                <w:top w:val="none" w:sz="0" w:space="0" w:color="auto"/>
                <w:left w:val="none" w:sz="0" w:space="0" w:color="auto"/>
                <w:bottom w:val="none" w:sz="0" w:space="0" w:color="auto"/>
                <w:right w:val="none" w:sz="0" w:space="0" w:color="auto"/>
              </w:divBdr>
            </w:div>
            <w:div w:id="644504226">
              <w:marLeft w:val="0"/>
              <w:marRight w:val="0"/>
              <w:marTop w:val="0"/>
              <w:marBottom w:val="0"/>
              <w:divBdr>
                <w:top w:val="none" w:sz="0" w:space="0" w:color="auto"/>
                <w:left w:val="none" w:sz="0" w:space="0" w:color="auto"/>
                <w:bottom w:val="none" w:sz="0" w:space="0" w:color="auto"/>
                <w:right w:val="none" w:sz="0" w:space="0" w:color="auto"/>
              </w:divBdr>
            </w:div>
            <w:div w:id="250622129">
              <w:marLeft w:val="0"/>
              <w:marRight w:val="0"/>
              <w:marTop w:val="0"/>
              <w:marBottom w:val="0"/>
              <w:divBdr>
                <w:top w:val="none" w:sz="0" w:space="0" w:color="auto"/>
                <w:left w:val="none" w:sz="0" w:space="0" w:color="auto"/>
                <w:bottom w:val="none" w:sz="0" w:space="0" w:color="auto"/>
                <w:right w:val="none" w:sz="0" w:space="0" w:color="auto"/>
              </w:divBdr>
            </w:div>
            <w:div w:id="32124814">
              <w:marLeft w:val="0"/>
              <w:marRight w:val="0"/>
              <w:marTop w:val="0"/>
              <w:marBottom w:val="0"/>
              <w:divBdr>
                <w:top w:val="none" w:sz="0" w:space="0" w:color="auto"/>
                <w:left w:val="none" w:sz="0" w:space="0" w:color="auto"/>
                <w:bottom w:val="none" w:sz="0" w:space="0" w:color="auto"/>
                <w:right w:val="none" w:sz="0" w:space="0" w:color="auto"/>
              </w:divBdr>
            </w:div>
            <w:div w:id="1580601741">
              <w:marLeft w:val="0"/>
              <w:marRight w:val="0"/>
              <w:marTop w:val="0"/>
              <w:marBottom w:val="0"/>
              <w:divBdr>
                <w:top w:val="none" w:sz="0" w:space="0" w:color="auto"/>
                <w:left w:val="none" w:sz="0" w:space="0" w:color="auto"/>
                <w:bottom w:val="none" w:sz="0" w:space="0" w:color="auto"/>
                <w:right w:val="none" w:sz="0" w:space="0" w:color="auto"/>
              </w:divBdr>
            </w:div>
            <w:div w:id="1806314217">
              <w:marLeft w:val="0"/>
              <w:marRight w:val="0"/>
              <w:marTop w:val="0"/>
              <w:marBottom w:val="0"/>
              <w:divBdr>
                <w:top w:val="none" w:sz="0" w:space="0" w:color="auto"/>
                <w:left w:val="none" w:sz="0" w:space="0" w:color="auto"/>
                <w:bottom w:val="none" w:sz="0" w:space="0" w:color="auto"/>
                <w:right w:val="none" w:sz="0" w:space="0" w:color="auto"/>
              </w:divBdr>
            </w:div>
            <w:div w:id="109000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63107">
      <w:bodyDiv w:val="1"/>
      <w:marLeft w:val="0"/>
      <w:marRight w:val="0"/>
      <w:marTop w:val="0"/>
      <w:marBottom w:val="0"/>
      <w:divBdr>
        <w:top w:val="none" w:sz="0" w:space="0" w:color="auto"/>
        <w:left w:val="none" w:sz="0" w:space="0" w:color="auto"/>
        <w:bottom w:val="none" w:sz="0" w:space="0" w:color="auto"/>
        <w:right w:val="none" w:sz="0" w:space="0" w:color="auto"/>
      </w:divBdr>
    </w:div>
    <w:div w:id="606427528">
      <w:bodyDiv w:val="1"/>
      <w:marLeft w:val="0"/>
      <w:marRight w:val="0"/>
      <w:marTop w:val="0"/>
      <w:marBottom w:val="0"/>
      <w:divBdr>
        <w:top w:val="none" w:sz="0" w:space="0" w:color="auto"/>
        <w:left w:val="none" w:sz="0" w:space="0" w:color="auto"/>
        <w:bottom w:val="none" w:sz="0" w:space="0" w:color="auto"/>
        <w:right w:val="none" w:sz="0" w:space="0" w:color="auto"/>
      </w:divBdr>
      <w:divsChild>
        <w:div w:id="956374336">
          <w:marLeft w:val="0"/>
          <w:marRight w:val="0"/>
          <w:marTop w:val="0"/>
          <w:marBottom w:val="0"/>
          <w:divBdr>
            <w:top w:val="none" w:sz="0" w:space="0" w:color="auto"/>
            <w:left w:val="none" w:sz="0" w:space="0" w:color="auto"/>
            <w:bottom w:val="none" w:sz="0" w:space="0" w:color="auto"/>
            <w:right w:val="none" w:sz="0" w:space="0" w:color="auto"/>
          </w:divBdr>
          <w:divsChild>
            <w:div w:id="6239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20779">
      <w:bodyDiv w:val="1"/>
      <w:marLeft w:val="0"/>
      <w:marRight w:val="0"/>
      <w:marTop w:val="0"/>
      <w:marBottom w:val="0"/>
      <w:divBdr>
        <w:top w:val="none" w:sz="0" w:space="0" w:color="auto"/>
        <w:left w:val="none" w:sz="0" w:space="0" w:color="auto"/>
        <w:bottom w:val="none" w:sz="0" w:space="0" w:color="auto"/>
        <w:right w:val="none" w:sz="0" w:space="0" w:color="auto"/>
      </w:divBdr>
      <w:divsChild>
        <w:div w:id="642806182">
          <w:marLeft w:val="0"/>
          <w:marRight w:val="0"/>
          <w:marTop w:val="0"/>
          <w:marBottom w:val="0"/>
          <w:divBdr>
            <w:top w:val="none" w:sz="0" w:space="0" w:color="auto"/>
            <w:left w:val="none" w:sz="0" w:space="0" w:color="auto"/>
            <w:bottom w:val="none" w:sz="0" w:space="0" w:color="auto"/>
            <w:right w:val="none" w:sz="0" w:space="0" w:color="auto"/>
          </w:divBdr>
          <w:divsChild>
            <w:div w:id="953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3757">
      <w:bodyDiv w:val="1"/>
      <w:marLeft w:val="0"/>
      <w:marRight w:val="0"/>
      <w:marTop w:val="0"/>
      <w:marBottom w:val="0"/>
      <w:divBdr>
        <w:top w:val="none" w:sz="0" w:space="0" w:color="auto"/>
        <w:left w:val="none" w:sz="0" w:space="0" w:color="auto"/>
        <w:bottom w:val="none" w:sz="0" w:space="0" w:color="auto"/>
        <w:right w:val="none" w:sz="0" w:space="0" w:color="auto"/>
      </w:divBdr>
      <w:divsChild>
        <w:div w:id="463163168">
          <w:marLeft w:val="0"/>
          <w:marRight w:val="0"/>
          <w:marTop w:val="0"/>
          <w:marBottom w:val="0"/>
          <w:divBdr>
            <w:top w:val="none" w:sz="0" w:space="0" w:color="auto"/>
            <w:left w:val="none" w:sz="0" w:space="0" w:color="auto"/>
            <w:bottom w:val="none" w:sz="0" w:space="0" w:color="auto"/>
            <w:right w:val="none" w:sz="0" w:space="0" w:color="auto"/>
          </w:divBdr>
          <w:divsChild>
            <w:div w:id="2099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20016">
      <w:bodyDiv w:val="1"/>
      <w:marLeft w:val="0"/>
      <w:marRight w:val="0"/>
      <w:marTop w:val="0"/>
      <w:marBottom w:val="0"/>
      <w:divBdr>
        <w:top w:val="none" w:sz="0" w:space="0" w:color="auto"/>
        <w:left w:val="none" w:sz="0" w:space="0" w:color="auto"/>
        <w:bottom w:val="none" w:sz="0" w:space="0" w:color="auto"/>
        <w:right w:val="none" w:sz="0" w:space="0" w:color="auto"/>
      </w:divBdr>
    </w:div>
    <w:div w:id="641732425">
      <w:bodyDiv w:val="1"/>
      <w:marLeft w:val="0"/>
      <w:marRight w:val="0"/>
      <w:marTop w:val="0"/>
      <w:marBottom w:val="0"/>
      <w:divBdr>
        <w:top w:val="none" w:sz="0" w:space="0" w:color="auto"/>
        <w:left w:val="none" w:sz="0" w:space="0" w:color="auto"/>
        <w:bottom w:val="none" w:sz="0" w:space="0" w:color="auto"/>
        <w:right w:val="none" w:sz="0" w:space="0" w:color="auto"/>
      </w:divBdr>
      <w:divsChild>
        <w:div w:id="780999109">
          <w:marLeft w:val="0"/>
          <w:marRight w:val="0"/>
          <w:marTop w:val="0"/>
          <w:marBottom w:val="0"/>
          <w:divBdr>
            <w:top w:val="none" w:sz="0" w:space="0" w:color="auto"/>
            <w:left w:val="none" w:sz="0" w:space="0" w:color="auto"/>
            <w:bottom w:val="none" w:sz="0" w:space="0" w:color="auto"/>
            <w:right w:val="none" w:sz="0" w:space="0" w:color="auto"/>
          </w:divBdr>
          <w:divsChild>
            <w:div w:id="13140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8997">
      <w:bodyDiv w:val="1"/>
      <w:marLeft w:val="0"/>
      <w:marRight w:val="0"/>
      <w:marTop w:val="0"/>
      <w:marBottom w:val="0"/>
      <w:divBdr>
        <w:top w:val="none" w:sz="0" w:space="0" w:color="auto"/>
        <w:left w:val="none" w:sz="0" w:space="0" w:color="auto"/>
        <w:bottom w:val="none" w:sz="0" w:space="0" w:color="auto"/>
        <w:right w:val="none" w:sz="0" w:space="0" w:color="auto"/>
      </w:divBdr>
      <w:divsChild>
        <w:div w:id="382481382">
          <w:marLeft w:val="0"/>
          <w:marRight w:val="0"/>
          <w:marTop w:val="0"/>
          <w:marBottom w:val="0"/>
          <w:divBdr>
            <w:top w:val="none" w:sz="0" w:space="0" w:color="auto"/>
            <w:left w:val="none" w:sz="0" w:space="0" w:color="auto"/>
            <w:bottom w:val="none" w:sz="0" w:space="0" w:color="auto"/>
            <w:right w:val="none" w:sz="0" w:space="0" w:color="auto"/>
          </w:divBdr>
          <w:divsChild>
            <w:div w:id="19727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4009">
      <w:bodyDiv w:val="1"/>
      <w:marLeft w:val="0"/>
      <w:marRight w:val="0"/>
      <w:marTop w:val="0"/>
      <w:marBottom w:val="0"/>
      <w:divBdr>
        <w:top w:val="none" w:sz="0" w:space="0" w:color="auto"/>
        <w:left w:val="none" w:sz="0" w:space="0" w:color="auto"/>
        <w:bottom w:val="none" w:sz="0" w:space="0" w:color="auto"/>
        <w:right w:val="none" w:sz="0" w:space="0" w:color="auto"/>
      </w:divBdr>
    </w:div>
    <w:div w:id="669647233">
      <w:bodyDiv w:val="1"/>
      <w:marLeft w:val="0"/>
      <w:marRight w:val="0"/>
      <w:marTop w:val="0"/>
      <w:marBottom w:val="0"/>
      <w:divBdr>
        <w:top w:val="none" w:sz="0" w:space="0" w:color="auto"/>
        <w:left w:val="none" w:sz="0" w:space="0" w:color="auto"/>
        <w:bottom w:val="none" w:sz="0" w:space="0" w:color="auto"/>
        <w:right w:val="none" w:sz="0" w:space="0" w:color="auto"/>
      </w:divBdr>
      <w:divsChild>
        <w:div w:id="494149855">
          <w:marLeft w:val="0"/>
          <w:marRight w:val="0"/>
          <w:marTop w:val="0"/>
          <w:marBottom w:val="0"/>
          <w:divBdr>
            <w:top w:val="none" w:sz="0" w:space="0" w:color="auto"/>
            <w:left w:val="none" w:sz="0" w:space="0" w:color="auto"/>
            <w:bottom w:val="none" w:sz="0" w:space="0" w:color="auto"/>
            <w:right w:val="none" w:sz="0" w:space="0" w:color="auto"/>
          </w:divBdr>
          <w:divsChild>
            <w:div w:id="632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1948">
      <w:bodyDiv w:val="1"/>
      <w:marLeft w:val="0"/>
      <w:marRight w:val="0"/>
      <w:marTop w:val="0"/>
      <w:marBottom w:val="0"/>
      <w:divBdr>
        <w:top w:val="none" w:sz="0" w:space="0" w:color="auto"/>
        <w:left w:val="none" w:sz="0" w:space="0" w:color="auto"/>
        <w:bottom w:val="none" w:sz="0" w:space="0" w:color="auto"/>
        <w:right w:val="none" w:sz="0" w:space="0" w:color="auto"/>
      </w:divBdr>
      <w:divsChild>
        <w:div w:id="1376925951">
          <w:marLeft w:val="0"/>
          <w:marRight w:val="0"/>
          <w:marTop w:val="0"/>
          <w:marBottom w:val="0"/>
          <w:divBdr>
            <w:top w:val="none" w:sz="0" w:space="0" w:color="auto"/>
            <w:left w:val="none" w:sz="0" w:space="0" w:color="auto"/>
            <w:bottom w:val="none" w:sz="0" w:space="0" w:color="auto"/>
            <w:right w:val="none" w:sz="0" w:space="0" w:color="auto"/>
          </w:divBdr>
          <w:divsChild>
            <w:div w:id="922688598">
              <w:marLeft w:val="0"/>
              <w:marRight w:val="0"/>
              <w:marTop w:val="0"/>
              <w:marBottom w:val="0"/>
              <w:divBdr>
                <w:top w:val="none" w:sz="0" w:space="0" w:color="auto"/>
                <w:left w:val="none" w:sz="0" w:space="0" w:color="auto"/>
                <w:bottom w:val="none" w:sz="0" w:space="0" w:color="auto"/>
                <w:right w:val="none" w:sz="0" w:space="0" w:color="auto"/>
              </w:divBdr>
            </w:div>
            <w:div w:id="333650300">
              <w:marLeft w:val="0"/>
              <w:marRight w:val="0"/>
              <w:marTop w:val="0"/>
              <w:marBottom w:val="0"/>
              <w:divBdr>
                <w:top w:val="none" w:sz="0" w:space="0" w:color="auto"/>
                <w:left w:val="none" w:sz="0" w:space="0" w:color="auto"/>
                <w:bottom w:val="none" w:sz="0" w:space="0" w:color="auto"/>
                <w:right w:val="none" w:sz="0" w:space="0" w:color="auto"/>
              </w:divBdr>
            </w:div>
            <w:div w:id="962072987">
              <w:marLeft w:val="0"/>
              <w:marRight w:val="0"/>
              <w:marTop w:val="0"/>
              <w:marBottom w:val="0"/>
              <w:divBdr>
                <w:top w:val="none" w:sz="0" w:space="0" w:color="auto"/>
                <w:left w:val="none" w:sz="0" w:space="0" w:color="auto"/>
                <w:bottom w:val="none" w:sz="0" w:space="0" w:color="auto"/>
                <w:right w:val="none" w:sz="0" w:space="0" w:color="auto"/>
              </w:divBdr>
            </w:div>
            <w:div w:id="2004621318">
              <w:marLeft w:val="0"/>
              <w:marRight w:val="0"/>
              <w:marTop w:val="0"/>
              <w:marBottom w:val="0"/>
              <w:divBdr>
                <w:top w:val="none" w:sz="0" w:space="0" w:color="auto"/>
                <w:left w:val="none" w:sz="0" w:space="0" w:color="auto"/>
                <w:bottom w:val="none" w:sz="0" w:space="0" w:color="auto"/>
                <w:right w:val="none" w:sz="0" w:space="0" w:color="auto"/>
              </w:divBdr>
            </w:div>
            <w:div w:id="887768369">
              <w:marLeft w:val="0"/>
              <w:marRight w:val="0"/>
              <w:marTop w:val="0"/>
              <w:marBottom w:val="0"/>
              <w:divBdr>
                <w:top w:val="none" w:sz="0" w:space="0" w:color="auto"/>
                <w:left w:val="none" w:sz="0" w:space="0" w:color="auto"/>
                <w:bottom w:val="none" w:sz="0" w:space="0" w:color="auto"/>
                <w:right w:val="none" w:sz="0" w:space="0" w:color="auto"/>
              </w:divBdr>
            </w:div>
            <w:div w:id="1915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3607">
      <w:bodyDiv w:val="1"/>
      <w:marLeft w:val="0"/>
      <w:marRight w:val="0"/>
      <w:marTop w:val="0"/>
      <w:marBottom w:val="0"/>
      <w:divBdr>
        <w:top w:val="none" w:sz="0" w:space="0" w:color="auto"/>
        <w:left w:val="none" w:sz="0" w:space="0" w:color="auto"/>
        <w:bottom w:val="none" w:sz="0" w:space="0" w:color="auto"/>
        <w:right w:val="none" w:sz="0" w:space="0" w:color="auto"/>
      </w:divBdr>
    </w:div>
    <w:div w:id="698548862">
      <w:bodyDiv w:val="1"/>
      <w:marLeft w:val="0"/>
      <w:marRight w:val="0"/>
      <w:marTop w:val="0"/>
      <w:marBottom w:val="0"/>
      <w:divBdr>
        <w:top w:val="none" w:sz="0" w:space="0" w:color="auto"/>
        <w:left w:val="none" w:sz="0" w:space="0" w:color="auto"/>
        <w:bottom w:val="none" w:sz="0" w:space="0" w:color="auto"/>
        <w:right w:val="none" w:sz="0" w:space="0" w:color="auto"/>
      </w:divBdr>
    </w:div>
    <w:div w:id="709957714">
      <w:bodyDiv w:val="1"/>
      <w:marLeft w:val="0"/>
      <w:marRight w:val="0"/>
      <w:marTop w:val="0"/>
      <w:marBottom w:val="0"/>
      <w:divBdr>
        <w:top w:val="none" w:sz="0" w:space="0" w:color="auto"/>
        <w:left w:val="none" w:sz="0" w:space="0" w:color="auto"/>
        <w:bottom w:val="none" w:sz="0" w:space="0" w:color="auto"/>
        <w:right w:val="none" w:sz="0" w:space="0" w:color="auto"/>
      </w:divBdr>
      <w:divsChild>
        <w:div w:id="656373656">
          <w:marLeft w:val="0"/>
          <w:marRight w:val="0"/>
          <w:marTop w:val="0"/>
          <w:marBottom w:val="0"/>
          <w:divBdr>
            <w:top w:val="none" w:sz="0" w:space="0" w:color="auto"/>
            <w:left w:val="none" w:sz="0" w:space="0" w:color="auto"/>
            <w:bottom w:val="none" w:sz="0" w:space="0" w:color="auto"/>
            <w:right w:val="none" w:sz="0" w:space="0" w:color="auto"/>
          </w:divBdr>
          <w:divsChild>
            <w:div w:id="18217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4343">
      <w:bodyDiv w:val="1"/>
      <w:marLeft w:val="0"/>
      <w:marRight w:val="0"/>
      <w:marTop w:val="0"/>
      <w:marBottom w:val="0"/>
      <w:divBdr>
        <w:top w:val="none" w:sz="0" w:space="0" w:color="auto"/>
        <w:left w:val="none" w:sz="0" w:space="0" w:color="auto"/>
        <w:bottom w:val="none" w:sz="0" w:space="0" w:color="auto"/>
        <w:right w:val="none" w:sz="0" w:space="0" w:color="auto"/>
      </w:divBdr>
      <w:divsChild>
        <w:div w:id="1334455584">
          <w:marLeft w:val="0"/>
          <w:marRight w:val="0"/>
          <w:marTop w:val="0"/>
          <w:marBottom w:val="0"/>
          <w:divBdr>
            <w:top w:val="none" w:sz="0" w:space="0" w:color="auto"/>
            <w:left w:val="none" w:sz="0" w:space="0" w:color="auto"/>
            <w:bottom w:val="none" w:sz="0" w:space="0" w:color="auto"/>
            <w:right w:val="none" w:sz="0" w:space="0" w:color="auto"/>
          </w:divBdr>
          <w:divsChild>
            <w:div w:id="8333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5747">
      <w:bodyDiv w:val="1"/>
      <w:marLeft w:val="0"/>
      <w:marRight w:val="0"/>
      <w:marTop w:val="0"/>
      <w:marBottom w:val="0"/>
      <w:divBdr>
        <w:top w:val="none" w:sz="0" w:space="0" w:color="auto"/>
        <w:left w:val="none" w:sz="0" w:space="0" w:color="auto"/>
        <w:bottom w:val="none" w:sz="0" w:space="0" w:color="auto"/>
        <w:right w:val="none" w:sz="0" w:space="0" w:color="auto"/>
      </w:divBdr>
    </w:div>
    <w:div w:id="723137795">
      <w:bodyDiv w:val="1"/>
      <w:marLeft w:val="0"/>
      <w:marRight w:val="0"/>
      <w:marTop w:val="0"/>
      <w:marBottom w:val="0"/>
      <w:divBdr>
        <w:top w:val="none" w:sz="0" w:space="0" w:color="auto"/>
        <w:left w:val="none" w:sz="0" w:space="0" w:color="auto"/>
        <w:bottom w:val="none" w:sz="0" w:space="0" w:color="auto"/>
        <w:right w:val="none" w:sz="0" w:space="0" w:color="auto"/>
      </w:divBdr>
      <w:divsChild>
        <w:div w:id="508720604">
          <w:marLeft w:val="0"/>
          <w:marRight w:val="0"/>
          <w:marTop w:val="0"/>
          <w:marBottom w:val="0"/>
          <w:divBdr>
            <w:top w:val="none" w:sz="0" w:space="0" w:color="auto"/>
            <w:left w:val="none" w:sz="0" w:space="0" w:color="auto"/>
            <w:bottom w:val="none" w:sz="0" w:space="0" w:color="auto"/>
            <w:right w:val="none" w:sz="0" w:space="0" w:color="auto"/>
          </w:divBdr>
          <w:divsChild>
            <w:div w:id="573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9425">
      <w:bodyDiv w:val="1"/>
      <w:marLeft w:val="0"/>
      <w:marRight w:val="0"/>
      <w:marTop w:val="0"/>
      <w:marBottom w:val="0"/>
      <w:divBdr>
        <w:top w:val="none" w:sz="0" w:space="0" w:color="auto"/>
        <w:left w:val="none" w:sz="0" w:space="0" w:color="auto"/>
        <w:bottom w:val="none" w:sz="0" w:space="0" w:color="auto"/>
        <w:right w:val="none" w:sz="0" w:space="0" w:color="auto"/>
      </w:divBdr>
      <w:divsChild>
        <w:div w:id="820582259">
          <w:marLeft w:val="0"/>
          <w:marRight w:val="0"/>
          <w:marTop w:val="0"/>
          <w:marBottom w:val="0"/>
          <w:divBdr>
            <w:top w:val="none" w:sz="0" w:space="0" w:color="auto"/>
            <w:left w:val="none" w:sz="0" w:space="0" w:color="auto"/>
            <w:bottom w:val="none" w:sz="0" w:space="0" w:color="auto"/>
            <w:right w:val="none" w:sz="0" w:space="0" w:color="auto"/>
          </w:divBdr>
          <w:divsChild>
            <w:div w:id="15194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7558">
      <w:bodyDiv w:val="1"/>
      <w:marLeft w:val="0"/>
      <w:marRight w:val="0"/>
      <w:marTop w:val="0"/>
      <w:marBottom w:val="0"/>
      <w:divBdr>
        <w:top w:val="none" w:sz="0" w:space="0" w:color="auto"/>
        <w:left w:val="none" w:sz="0" w:space="0" w:color="auto"/>
        <w:bottom w:val="none" w:sz="0" w:space="0" w:color="auto"/>
        <w:right w:val="none" w:sz="0" w:space="0" w:color="auto"/>
      </w:divBdr>
      <w:divsChild>
        <w:div w:id="1389375816">
          <w:marLeft w:val="0"/>
          <w:marRight w:val="0"/>
          <w:marTop w:val="0"/>
          <w:marBottom w:val="0"/>
          <w:divBdr>
            <w:top w:val="none" w:sz="0" w:space="0" w:color="auto"/>
            <w:left w:val="none" w:sz="0" w:space="0" w:color="auto"/>
            <w:bottom w:val="none" w:sz="0" w:space="0" w:color="auto"/>
            <w:right w:val="none" w:sz="0" w:space="0" w:color="auto"/>
          </w:divBdr>
          <w:divsChild>
            <w:div w:id="16300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9971">
      <w:bodyDiv w:val="1"/>
      <w:marLeft w:val="0"/>
      <w:marRight w:val="0"/>
      <w:marTop w:val="0"/>
      <w:marBottom w:val="0"/>
      <w:divBdr>
        <w:top w:val="none" w:sz="0" w:space="0" w:color="auto"/>
        <w:left w:val="none" w:sz="0" w:space="0" w:color="auto"/>
        <w:bottom w:val="none" w:sz="0" w:space="0" w:color="auto"/>
        <w:right w:val="none" w:sz="0" w:space="0" w:color="auto"/>
      </w:divBdr>
    </w:div>
    <w:div w:id="764031114">
      <w:bodyDiv w:val="1"/>
      <w:marLeft w:val="0"/>
      <w:marRight w:val="0"/>
      <w:marTop w:val="0"/>
      <w:marBottom w:val="0"/>
      <w:divBdr>
        <w:top w:val="none" w:sz="0" w:space="0" w:color="auto"/>
        <w:left w:val="none" w:sz="0" w:space="0" w:color="auto"/>
        <w:bottom w:val="none" w:sz="0" w:space="0" w:color="auto"/>
        <w:right w:val="none" w:sz="0" w:space="0" w:color="auto"/>
      </w:divBdr>
      <w:divsChild>
        <w:div w:id="1899584162">
          <w:marLeft w:val="0"/>
          <w:marRight w:val="0"/>
          <w:marTop w:val="0"/>
          <w:marBottom w:val="0"/>
          <w:divBdr>
            <w:top w:val="none" w:sz="0" w:space="0" w:color="auto"/>
            <w:left w:val="none" w:sz="0" w:space="0" w:color="auto"/>
            <w:bottom w:val="none" w:sz="0" w:space="0" w:color="auto"/>
            <w:right w:val="none" w:sz="0" w:space="0" w:color="auto"/>
          </w:divBdr>
          <w:divsChild>
            <w:div w:id="18055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54878">
      <w:bodyDiv w:val="1"/>
      <w:marLeft w:val="0"/>
      <w:marRight w:val="0"/>
      <w:marTop w:val="0"/>
      <w:marBottom w:val="0"/>
      <w:divBdr>
        <w:top w:val="none" w:sz="0" w:space="0" w:color="auto"/>
        <w:left w:val="none" w:sz="0" w:space="0" w:color="auto"/>
        <w:bottom w:val="none" w:sz="0" w:space="0" w:color="auto"/>
        <w:right w:val="none" w:sz="0" w:space="0" w:color="auto"/>
      </w:divBdr>
      <w:divsChild>
        <w:div w:id="1741099954">
          <w:marLeft w:val="0"/>
          <w:marRight w:val="0"/>
          <w:marTop w:val="0"/>
          <w:marBottom w:val="0"/>
          <w:divBdr>
            <w:top w:val="none" w:sz="0" w:space="0" w:color="auto"/>
            <w:left w:val="none" w:sz="0" w:space="0" w:color="auto"/>
            <w:bottom w:val="none" w:sz="0" w:space="0" w:color="auto"/>
            <w:right w:val="none" w:sz="0" w:space="0" w:color="auto"/>
          </w:divBdr>
          <w:divsChild>
            <w:div w:id="51002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71421">
      <w:bodyDiv w:val="1"/>
      <w:marLeft w:val="0"/>
      <w:marRight w:val="0"/>
      <w:marTop w:val="0"/>
      <w:marBottom w:val="0"/>
      <w:divBdr>
        <w:top w:val="none" w:sz="0" w:space="0" w:color="auto"/>
        <w:left w:val="none" w:sz="0" w:space="0" w:color="auto"/>
        <w:bottom w:val="none" w:sz="0" w:space="0" w:color="auto"/>
        <w:right w:val="none" w:sz="0" w:space="0" w:color="auto"/>
      </w:divBdr>
      <w:divsChild>
        <w:div w:id="146749725">
          <w:marLeft w:val="0"/>
          <w:marRight w:val="0"/>
          <w:marTop w:val="0"/>
          <w:marBottom w:val="0"/>
          <w:divBdr>
            <w:top w:val="none" w:sz="0" w:space="0" w:color="auto"/>
            <w:left w:val="none" w:sz="0" w:space="0" w:color="auto"/>
            <w:bottom w:val="none" w:sz="0" w:space="0" w:color="auto"/>
            <w:right w:val="none" w:sz="0" w:space="0" w:color="auto"/>
          </w:divBdr>
          <w:divsChild>
            <w:div w:id="1129396281">
              <w:marLeft w:val="0"/>
              <w:marRight w:val="0"/>
              <w:marTop w:val="0"/>
              <w:marBottom w:val="0"/>
              <w:divBdr>
                <w:top w:val="none" w:sz="0" w:space="0" w:color="auto"/>
                <w:left w:val="none" w:sz="0" w:space="0" w:color="auto"/>
                <w:bottom w:val="none" w:sz="0" w:space="0" w:color="auto"/>
                <w:right w:val="none" w:sz="0" w:space="0" w:color="auto"/>
              </w:divBdr>
            </w:div>
            <w:div w:id="125464869">
              <w:marLeft w:val="0"/>
              <w:marRight w:val="0"/>
              <w:marTop w:val="0"/>
              <w:marBottom w:val="0"/>
              <w:divBdr>
                <w:top w:val="none" w:sz="0" w:space="0" w:color="auto"/>
                <w:left w:val="none" w:sz="0" w:space="0" w:color="auto"/>
                <w:bottom w:val="none" w:sz="0" w:space="0" w:color="auto"/>
                <w:right w:val="none" w:sz="0" w:space="0" w:color="auto"/>
              </w:divBdr>
            </w:div>
            <w:div w:id="839270948">
              <w:marLeft w:val="0"/>
              <w:marRight w:val="0"/>
              <w:marTop w:val="0"/>
              <w:marBottom w:val="0"/>
              <w:divBdr>
                <w:top w:val="none" w:sz="0" w:space="0" w:color="auto"/>
                <w:left w:val="none" w:sz="0" w:space="0" w:color="auto"/>
                <w:bottom w:val="none" w:sz="0" w:space="0" w:color="auto"/>
                <w:right w:val="none" w:sz="0" w:space="0" w:color="auto"/>
              </w:divBdr>
            </w:div>
            <w:div w:id="2085373497">
              <w:marLeft w:val="0"/>
              <w:marRight w:val="0"/>
              <w:marTop w:val="0"/>
              <w:marBottom w:val="0"/>
              <w:divBdr>
                <w:top w:val="none" w:sz="0" w:space="0" w:color="auto"/>
                <w:left w:val="none" w:sz="0" w:space="0" w:color="auto"/>
                <w:bottom w:val="none" w:sz="0" w:space="0" w:color="auto"/>
                <w:right w:val="none" w:sz="0" w:space="0" w:color="auto"/>
              </w:divBdr>
            </w:div>
            <w:div w:id="93795375">
              <w:marLeft w:val="0"/>
              <w:marRight w:val="0"/>
              <w:marTop w:val="0"/>
              <w:marBottom w:val="0"/>
              <w:divBdr>
                <w:top w:val="none" w:sz="0" w:space="0" w:color="auto"/>
                <w:left w:val="none" w:sz="0" w:space="0" w:color="auto"/>
                <w:bottom w:val="none" w:sz="0" w:space="0" w:color="auto"/>
                <w:right w:val="none" w:sz="0" w:space="0" w:color="auto"/>
              </w:divBdr>
            </w:div>
            <w:div w:id="350500061">
              <w:marLeft w:val="0"/>
              <w:marRight w:val="0"/>
              <w:marTop w:val="0"/>
              <w:marBottom w:val="0"/>
              <w:divBdr>
                <w:top w:val="none" w:sz="0" w:space="0" w:color="auto"/>
                <w:left w:val="none" w:sz="0" w:space="0" w:color="auto"/>
                <w:bottom w:val="none" w:sz="0" w:space="0" w:color="auto"/>
                <w:right w:val="none" w:sz="0" w:space="0" w:color="auto"/>
              </w:divBdr>
            </w:div>
            <w:div w:id="386535254">
              <w:marLeft w:val="0"/>
              <w:marRight w:val="0"/>
              <w:marTop w:val="0"/>
              <w:marBottom w:val="0"/>
              <w:divBdr>
                <w:top w:val="none" w:sz="0" w:space="0" w:color="auto"/>
                <w:left w:val="none" w:sz="0" w:space="0" w:color="auto"/>
                <w:bottom w:val="none" w:sz="0" w:space="0" w:color="auto"/>
                <w:right w:val="none" w:sz="0" w:space="0" w:color="auto"/>
              </w:divBdr>
            </w:div>
            <w:div w:id="1587420448">
              <w:marLeft w:val="0"/>
              <w:marRight w:val="0"/>
              <w:marTop w:val="0"/>
              <w:marBottom w:val="0"/>
              <w:divBdr>
                <w:top w:val="none" w:sz="0" w:space="0" w:color="auto"/>
                <w:left w:val="none" w:sz="0" w:space="0" w:color="auto"/>
                <w:bottom w:val="none" w:sz="0" w:space="0" w:color="auto"/>
                <w:right w:val="none" w:sz="0" w:space="0" w:color="auto"/>
              </w:divBdr>
            </w:div>
            <w:div w:id="1871264734">
              <w:marLeft w:val="0"/>
              <w:marRight w:val="0"/>
              <w:marTop w:val="0"/>
              <w:marBottom w:val="0"/>
              <w:divBdr>
                <w:top w:val="none" w:sz="0" w:space="0" w:color="auto"/>
                <w:left w:val="none" w:sz="0" w:space="0" w:color="auto"/>
                <w:bottom w:val="none" w:sz="0" w:space="0" w:color="auto"/>
                <w:right w:val="none" w:sz="0" w:space="0" w:color="auto"/>
              </w:divBdr>
            </w:div>
            <w:div w:id="1221985015">
              <w:marLeft w:val="0"/>
              <w:marRight w:val="0"/>
              <w:marTop w:val="0"/>
              <w:marBottom w:val="0"/>
              <w:divBdr>
                <w:top w:val="none" w:sz="0" w:space="0" w:color="auto"/>
                <w:left w:val="none" w:sz="0" w:space="0" w:color="auto"/>
                <w:bottom w:val="none" w:sz="0" w:space="0" w:color="auto"/>
                <w:right w:val="none" w:sz="0" w:space="0" w:color="auto"/>
              </w:divBdr>
            </w:div>
            <w:div w:id="1009721971">
              <w:marLeft w:val="0"/>
              <w:marRight w:val="0"/>
              <w:marTop w:val="0"/>
              <w:marBottom w:val="0"/>
              <w:divBdr>
                <w:top w:val="none" w:sz="0" w:space="0" w:color="auto"/>
                <w:left w:val="none" w:sz="0" w:space="0" w:color="auto"/>
                <w:bottom w:val="none" w:sz="0" w:space="0" w:color="auto"/>
                <w:right w:val="none" w:sz="0" w:space="0" w:color="auto"/>
              </w:divBdr>
            </w:div>
            <w:div w:id="948194311">
              <w:marLeft w:val="0"/>
              <w:marRight w:val="0"/>
              <w:marTop w:val="0"/>
              <w:marBottom w:val="0"/>
              <w:divBdr>
                <w:top w:val="none" w:sz="0" w:space="0" w:color="auto"/>
                <w:left w:val="none" w:sz="0" w:space="0" w:color="auto"/>
                <w:bottom w:val="none" w:sz="0" w:space="0" w:color="auto"/>
                <w:right w:val="none" w:sz="0" w:space="0" w:color="auto"/>
              </w:divBdr>
            </w:div>
            <w:div w:id="1271232235">
              <w:marLeft w:val="0"/>
              <w:marRight w:val="0"/>
              <w:marTop w:val="0"/>
              <w:marBottom w:val="0"/>
              <w:divBdr>
                <w:top w:val="none" w:sz="0" w:space="0" w:color="auto"/>
                <w:left w:val="none" w:sz="0" w:space="0" w:color="auto"/>
                <w:bottom w:val="none" w:sz="0" w:space="0" w:color="auto"/>
                <w:right w:val="none" w:sz="0" w:space="0" w:color="auto"/>
              </w:divBdr>
            </w:div>
            <w:div w:id="768163821">
              <w:marLeft w:val="0"/>
              <w:marRight w:val="0"/>
              <w:marTop w:val="0"/>
              <w:marBottom w:val="0"/>
              <w:divBdr>
                <w:top w:val="none" w:sz="0" w:space="0" w:color="auto"/>
                <w:left w:val="none" w:sz="0" w:space="0" w:color="auto"/>
                <w:bottom w:val="none" w:sz="0" w:space="0" w:color="auto"/>
                <w:right w:val="none" w:sz="0" w:space="0" w:color="auto"/>
              </w:divBdr>
            </w:div>
            <w:div w:id="207644001">
              <w:marLeft w:val="0"/>
              <w:marRight w:val="0"/>
              <w:marTop w:val="0"/>
              <w:marBottom w:val="0"/>
              <w:divBdr>
                <w:top w:val="none" w:sz="0" w:space="0" w:color="auto"/>
                <w:left w:val="none" w:sz="0" w:space="0" w:color="auto"/>
                <w:bottom w:val="none" w:sz="0" w:space="0" w:color="auto"/>
                <w:right w:val="none" w:sz="0" w:space="0" w:color="auto"/>
              </w:divBdr>
            </w:div>
            <w:div w:id="1313020542">
              <w:marLeft w:val="0"/>
              <w:marRight w:val="0"/>
              <w:marTop w:val="0"/>
              <w:marBottom w:val="0"/>
              <w:divBdr>
                <w:top w:val="none" w:sz="0" w:space="0" w:color="auto"/>
                <w:left w:val="none" w:sz="0" w:space="0" w:color="auto"/>
                <w:bottom w:val="none" w:sz="0" w:space="0" w:color="auto"/>
                <w:right w:val="none" w:sz="0" w:space="0" w:color="auto"/>
              </w:divBdr>
            </w:div>
            <w:div w:id="1475834868">
              <w:marLeft w:val="0"/>
              <w:marRight w:val="0"/>
              <w:marTop w:val="0"/>
              <w:marBottom w:val="0"/>
              <w:divBdr>
                <w:top w:val="none" w:sz="0" w:space="0" w:color="auto"/>
                <w:left w:val="none" w:sz="0" w:space="0" w:color="auto"/>
                <w:bottom w:val="none" w:sz="0" w:space="0" w:color="auto"/>
                <w:right w:val="none" w:sz="0" w:space="0" w:color="auto"/>
              </w:divBdr>
            </w:div>
            <w:div w:id="31077099">
              <w:marLeft w:val="0"/>
              <w:marRight w:val="0"/>
              <w:marTop w:val="0"/>
              <w:marBottom w:val="0"/>
              <w:divBdr>
                <w:top w:val="none" w:sz="0" w:space="0" w:color="auto"/>
                <w:left w:val="none" w:sz="0" w:space="0" w:color="auto"/>
                <w:bottom w:val="none" w:sz="0" w:space="0" w:color="auto"/>
                <w:right w:val="none" w:sz="0" w:space="0" w:color="auto"/>
              </w:divBdr>
            </w:div>
            <w:div w:id="2051957013">
              <w:marLeft w:val="0"/>
              <w:marRight w:val="0"/>
              <w:marTop w:val="0"/>
              <w:marBottom w:val="0"/>
              <w:divBdr>
                <w:top w:val="none" w:sz="0" w:space="0" w:color="auto"/>
                <w:left w:val="none" w:sz="0" w:space="0" w:color="auto"/>
                <w:bottom w:val="none" w:sz="0" w:space="0" w:color="auto"/>
                <w:right w:val="none" w:sz="0" w:space="0" w:color="auto"/>
              </w:divBdr>
            </w:div>
            <w:div w:id="296685218">
              <w:marLeft w:val="0"/>
              <w:marRight w:val="0"/>
              <w:marTop w:val="0"/>
              <w:marBottom w:val="0"/>
              <w:divBdr>
                <w:top w:val="none" w:sz="0" w:space="0" w:color="auto"/>
                <w:left w:val="none" w:sz="0" w:space="0" w:color="auto"/>
                <w:bottom w:val="none" w:sz="0" w:space="0" w:color="auto"/>
                <w:right w:val="none" w:sz="0" w:space="0" w:color="auto"/>
              </w:divBdr>
            </w:div>
            <w:div w:id="1661301496">
              <w:marLeft w:val="0"/>
              <w:marRight w:val="0"/>
              <w:marTop w:val="0"/>
              <w:marBottom w:val="0"/>
              <w:divBdr>
                <w:top w:val="none" w:sz="0" w:space="0" w:color="auto"/>
                <w:left w:val="none" w:sz="0" w:space="0" w:color="auto"/>
                <w:bottom w:val="none" w:sz="0" w:space="0" w:color="auto"/>
                <w:right w:val="none" w:sz="0" w:space="0" w:color="auto"/>
              </w:divBdr>
            </w:div>
            <w:div w:id="980497627">
              <w:marLeft w:val="0"/>
              <w:marRight w:val="0"/>
              <w:marTop w:val="0"/>
              <w:marBottom w:val="0"/>
              <w:divBdr>
                <w:top w:val="none" w:sz="0" w:space="0" w:color="auto"/>
                <w:left w:val="none" w:sz="0" w:space="0" w:color="auto"/>
                <w:bottom w:val="none" w:sz="0" w:space="0" w:color="auto"/>
                <w:right w:val="none" w:sz="0" w:space="0" w:color="auto"/>
              </w:divBdr>
            </w:div>
            <w:div w:id="1140685461">
              <w:marLeft w:val="0"/>
              <w:marRight w:val="0"/>
              <w:marTop w:val="0"/>
              <w:marBottom w:val="0"/>
              <w:divBdr>
                <w:top w:val="none" w:sz="0" w:space="0" w:color="auto"/>
                <w:left w:val="none" w:sz="0" w:space="0" w:color="auto"/>
                <w:bottom w:val="none" w:sz="0" w:space="0" w:color="auto"/>
                <w:right w:val="none" w:sz="0" w:space="0" w:color="auto"/>
              </w:divBdr>
            </w:div>
            <w:div w:id="1609001013">
              <w:marLeft w:val="0"/>
              <w:marRight w:val="0"/>
              <w:marTop w:val="0"/>
              <w:marBottom w:val="0"/>
              <w:divBdr>
                <w:top w:val="none" w:sz="0" w:space="0" w:color="auto"/>
                <w:left w:val="none" w:sz="0" w:space="0" w:color="auto"/>
                <w:bottom w:val="none" w:sz="0" w:space="0" w:color="auto"/>
                <w:right w:val="none" w:sz="0" w:space="0" w:color="auto"/>
              </w:divBdr>
            </w:div>
            <w:div w:id="1603799557">
              <w:marLeft w:val="0"/>
              <w:marRight w:val="0"/>
              <w:marTop w:val="0"/>
              <w:marBottom w:val="0"/>
              <w:divBdr>
                <w:top w:val="none" w:sz="0" w:space="0" w:color="auto"/>
                <w:left w:val="none" w:sz="0" w:space="0" w:color="auto"/>
                <w:bottom w:val="none" w:sz="0" w:space="0" w:color="auto"/>
                <w:right w:val="none" w:sz="0" w:space="0" w:color="auto"/>
              </w:divBdr>
            </w:div>
            <w:div w:id="1585186963">
              <w:marLeft w:val="0"/>
              <w:marRight w:val="0"/>
              <w:marTop w:val="0"/>
              <w:marBottom w:val="0"/>
              <w:divBdr>
                <w:top w:val="none" w:sz="0" w:space="0" w:color="auto"/>
                <w:left w:val="none" w:sz="0" w:space="0" w:color="auto"/>
                <w:bottom w:val="none" w:sz="0" w:space="0" w:color="auto"/>
                <w:right w:val="none" w:sz="0" w:space="0" w:color="auto"/>
              </w:divBdr>
            </w:div>
            <w:div w:id="1845591464">
              <w:marLeft w:val="0"/>
              <w:marRight w:val="0"/>
              <w:marTop w:val="0"/>
              <w:marBottom w:val="0"/>
              <w:divBdr>
                <w:top w:val="none" w:sz="0" w:space="0" w:color="auto"/>
                <w:left w:val="none" w:sz="0" w:space="0" w:color="auto"/>
                <w:bottom w:val="none" w:sz="0" w:space="0" w:color="auto"/>
                <w:right w:val="none" w:sz="0" w:space="0" w:color="auto"/>
              </w:divBdr>
            </w:div>
            <w:div w:id="1307011662">
              <w:marLeft w:val="0"/>
              <w:marRight w:val="0"/>
              <w:marTop w:val="0"/>
              <w:marBottom w:val="0"/>
              <w:divBdr>
                <w:top w:val="none" w:sz="0" w:space="0" w:color="auto"/>
                <w:left w:val="none" w:sz="0" w:space="0" w:color="auto"/>
                <w:bottom w:val="none" w:sz="0" w:space="0" w:color="auto"/>
                <w:right w:val="none" w:sz="0" w:space="0" w:color="auto"/>
              </w:divBdr>
            </w:div>
            <w:div w:id="1417435657">
              <w:marLeft w:val="0"/>
              <w:marRight w:val="0"/>
              <w:marTop w:val="0"/>
              <w:marBottom w:val="0"/>
              <w:divBdr>
                <w:top w:val="none" w:sz="0" w:space="0" w:color="auto"/>
                <w:left w:val="none" w:sz="0" w:space="0" w:color="auto"/>
                <w:bottom w:val="none" w:sz="0" w:space="0" w:color="auto"/>
                <w:right w:val="none" w:sz="0" w:space="0" w:color="auto"/>
              </w:divBdr>
            </w:div>
            <w:div w:id="8987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20499">
      <w:bodyDiv w:val="1"/>
      <w:marLeft w:val="0"/>
      <w:marRight w:val="0"/>
      <w:marTop w:val="0"/>
      <w:marBottom w:val="0"/>
      <w:divBdr>
        <w:top w:val="none" w:sz="0" w:space="0" w:color="auto"/>
        <w:left w:val="none" w:sz="0" w:space="0" w:color="auto"/>
        <w:bottom w:val="none" w:sz="0" w:space="0" w:color="auto"/>
        <w:right w:val="none" w:sz="0" w:space="0" w:color="auto"/>
      </w:divBdr>
      <w:divsChild>
        <w:div w:id="2071070521">
          <w:marLeft w:val="0"/>
          <w:marRight w:val="0"/>
          <w:marTop w:val="0"/>
          <w:marBottom w:val="0"/>
          <w:divBdr>
            <w:top w:val="none" w:sz="0" w:space="0" w:color="auto"/>
            <w:left w:val="none" w:sz="0" w:space="0" w:color="auto"/>
            <w:bottom w:val="none" w:sz="0" w:space="0" w:color="auto"/>
            <w:right w:val="none" w:sz="0" w:space="0" w:color="auto"/>
          </w:divBdr>
          <w:divsChild>
            <w:div w:id="4399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4668">
      <w:bodyDiv w:val="1"/>
      <w:marLeft w:val="0"/>
      <w:marRight w:val="0"/>
      <w:marTop w:val="0"/>
      <w:marBottom w:val="0"/>
      <w:divBdr>
        <w:top w:val="none" w:sz="0" w:space="0" w:color="auto"/>
        <w:left w:val="none" w:sz="0" w:space="0" w:color="auto"/>
        <w:bottom w:val="none" w:sz="0" w:space="0" w:color="auto"/>
        <w:right w:val="none" w:sz="0" w:space="0" w:color="auto"/>
      </w:divBdr>
    </w:div>
    <w:div w:id="841433372">
      <w:bodyDiv w:val="1"/>
      <w:marLeft w:val="0"/>
      <w:marRight w:val="0"/>
      <w:marTop w:val="0"/>
      <w:marBottom w:val="0"/>
      <w:divBdr>
        <w:top w:val="none" w:sz="0" w:space="0" w:color="auto"/>
        <w:left w:val="none" w:sz="0" w:space="0" w:color="auto"/>
        <w:bottom w:val="none" w:sz="0" w:space="0" w:color="auto"/>
        <w:right w:val="none" w:sz="0" w:space="0" w:color="auto"/>
      </w:divBdr>
    </w:div>
    <w:div w:id="842671230">
      <w:bodyDiv w:val="1"/>
      <w:marLeft w:val="0"/>
      <w:marRight w:val="0"/>
      <w:marTop w:val="0"/>
      <w:marBottom w:val="0"/>
      <w:divBdr>
        <w:top w:val="none" w:sz="0" w:space="0" w:color="auto"/>
        <w:left w:val="none" w:sz="0" w:space="0" w:color="auto"/>
        <w:bottom w:val="none" w:sz="0" w:space="0" w:color="auto"/>
        <w:right w:val="none" w:sz="0" w:space="0" w:color="auto"/>
      </w:divBdr>
    </w:div>
    <w:div w:id="856309919">
      <w:bodyDiv w:val="1"/>
      <w:marLeft w:val="0"/>
      <w:marRight w:val="0"/>
      <w:marTop w:val="0"/>
      <w:marBottom w:val="0"/>
      <w:divBdr>
        <w:top w:val="none" w:sz="0" w:space="0" w:color="auto"/>
        <w:left w:val="none" w:sz="0" w:space="0" w:color="auto"/>
        <w:bottom w:val="none" w:sz="0" w:space="0" w:color="auto"/>
        <w:right w:val="none" w:sz="0" w:space="0" w:color="auto"/>
      </w:divBdr>
      <w:divsChild>
        <w:div w:id="407459240">
          <w:marLeft w:val="0"/>
          <w:marRight w:val="0"/>
          <w:marTop w:val="0"/>
          <w:marBottom w:val="0"/>
          <w:divBdr>
            <w:top w:val="none" w:sz="0" w:space="0" w:color="auto"/>
            <w:left w:val="none" w:sz="0" w:space="0" w:color="auto"/>
            <w:bottom w:val="none" w:sz="0" w:space="0" w:color="auto"/>
            <w:right w:val="none" w:sz="0" w:space="0" w:color="auto"/>
          </w:divBdr>
          <w:divsChild>
            <w:div w:id="16596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28543">
      <w:bodyDiv w:val="1"/>
      <w:marLeft w:val="0"/>
      <w:marRight w:val="0"/>
      <w:marTop w:val="0"/>
      <w:marBottom w:val="0"/>
      <w:divBdr>
        <w:top w:val="none" w:sz="0" w:space="0" w:color="auto"/>
        <w:left w:val="none" w:sz="0" w:space="0" w:color="auto"/>
        <w:bottom w:val="none" w:sz="0" w:space="0" w:color="auto"/>
        <w:right w:val="none" w:sz="0" w:space="0" w:color="auto"/>
      </w:divBdr>
      <w:divsChild>
        <w:div w:id="1373531315">
          <w:marLeft w:val="0"/>
          <w:marRight w:val="0"/>
          <w:marTop w:val="0"/>
          <w:marBottom w:val="0"/>
          <w:divBdr>
            <w:top w:val="none" w:sz="0" w:space="0" w:color="auto"/>
            <w:left w:val="none" w:sz="0" w:space="0" w:color="auto"/>
            <w:bottom w:val="none" w:sz="0" w:space="0" w:color="auto"/>
            <w:right w:val="none" w:sz="0" w:space="0" w:color="auto"/>
          </w:divBdr>
          <w:divsChild>
            <w:div w:id="11881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1727">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sChild>
        <w:div w:id="1000427457">
          <w:marLeft w:val="0"/>
          <w:marRight w:val="0"/>
          <w:marTop w:val="0"/>
          <w:marBottom w:val="0"/>
          <w:divBdr>
            <w:top w:val="none" w:sz="0" w:space="0" w:color="auto"/>
            <w:left w:val="none" w:sz="0" w:space="0" w:color="auto"/>
            <w:bottom w:val="none" w:sz="0" w:space="0" w:color="auto"/>
            <w:right w:val="none" w:sz="0" w:space="0" w:color="auto"/>
          </w:divBdr>
          <w:divsChild>
            <w:div w:id="6090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8187">
      <w:bodyDiv w:val="1"/>
      <w:marLeft w:val="0"/>
      <w:marRight w:val="0"/>
      <w:marTop w:val="0"/>
      <w:marBottom w:val="0"/>
      <w:divBdr>
        <w:top w:val="none" w:sz="0" w:space="0" w:color="auto"/>
        <w:left w:val="none" w:sz="0" w:space="0" w:color="auto"/>
        <w:bottom w:val="none" w:sz="0" w:space="0" w:color="auto"/>
        <w:right w:val="none" w:sz="0" w:space="0" w:color="auto"/>
      </w:divBdr>
      <w:divsChild>
        <w:div w:id="641344953">
          <w:marLeft w:val="0"/>
          <w:marRight w:val="0"/>
          <w:marTop w:val="0"/>
          <w:marBottom w:val="0"/>
          <w:divBdr>
            <w:top w:val="none" w:sz="0" w:space="0" w:color="auto"/>
            <w:left w:val="none" w:sz="0" w:space="0" w:color="auto"/>
            <w:bottom w:val="none" w:sz="0" w:space="0" w:color="auto"/>
            <w:right w:val="none" w:sz="0" w:space="0" w:color="auto"/>
          </w:divBdr>
          <w:divsChild>
            <w:div w:id="167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863916">
      <w:bodyDiv w:val="1"/>
      <w:marLeft w:val="0"/>
      <w:marRight w:val="0"/>
      <w:marTop w:val="0"/>
      <w:marBottom w:val="0"/>
      <w:divBdr>
        <w:top w:val="none" w:sz="0" w:space="0" w:color="auto"/>
        <w:left w:val="none" w:sz="0" w:space="0" w:color="auto"/>
        <w:bottom w:val="none" w:sz="0" w:space="0" w:color="auto"/>
        <w:right w:val="none" w:sz="0" w:space="0" w:color="auto"/>
      </w:divBdr>
      <w:divsChild>
        <w:div w:id="714816241">
          <w:marLeft w:val="0"/>
          <w:marRight w:val="0"/>
          <w:marTop w:val="0"/>
          <w:marBottom w:val="0"/>
          <w:divBdr>
            <w:top w:val="none" w:sz="0" w:space="0" w:color="auto"/>
            <w:left w:val="none" w:sz="0" w:space="0" w:color="auto"/>
            <w:bottom w:val="none" w:sz="0" w:space="0" w:color="auto"/>
            <w:right w:val="none" w:sz="0" w:space="0" w:color="auto"/>
          </w:divBdr>
          <w:divsChild>
            <w:div w:id="12386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2957">
      <w:bodyDiv w:val="1"/>
      <w:marLeft w:val="0"/>
      <w:marRight w:val="0"/>
      <w:marTop w:val="0"/>
      <w:marBottom w:val="0"/>
      <w:divBdr>
        <w:top w:val="none" w:sz="0" w:space="0" w:color="auto"/>
        <w:left w:val="none" w:sz="0" w:space="0" w:color="auto"/>
        <w:bottom w:val="none" w:sz="0" w:space="0" w:color="auto"/>
        <w:right w:val="none" w:sz="0" w:space="0" w:color="auto"/>
      </w:divBdr>
    </w:div>
    <w:div w:id="938177862">
      <w:bodyDiv w:val="1"/>
      <w:marLeft w:val="0"/>
      <w:marRight w:val="0"/>
      <w:marTop w:val="0"/>
      <w:marBottom w:val="0"/>
      <w:divBdr>
        <w:top w:val="none" w:sz="0" w:space="0" w:color="auto"/>
        <w:left w:val="none" w:sz="0" w:space="0" w:color="auto"/>
        <w:bottom w:val="none" w:sz="0" w:space="0" w:color="auto"/>
        <w:right w:val="none" w:sz="0" w:space="0" w:color="auto"/>
      </w:divBdr>
      <w:divsChild>
        <w:div w:id="51274880">
          <w:marLeft w:val="0"/>
          <w:marRight w:val="0"/>
          <w:marTop w:val="0"/>
          <w:marBottom w:val="0"/>
          <w:divBdr>
            <w:top w:val="none" w:sz="0" w:space="0" w:color="auto"/>
            <w:left w:val="none" w:sz="0" w:space="0" w:color="auto"/>
            <w:bottom w:val="none" w:sz="0" w:space="0" w:color="auto"/>
            <w:right w:val="none" w:sz="0" w:space="0" w:color="auto"/>
          </w:divBdr>
          <w:divsChild>
            <w:div w:id="11324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39105">
      <w:bodyDiv w:val="1"/>
      <w:marLeft w:val="0"/>
      <w:marRight w:val="0"/>
      <w:marTop w:val="0"/>
      <w:marBottom w:val="0"/>
      <w:divBdr>
        <w:top w:val="none" w:sz="0" w:space="0" w:color="auto"/>
        <w:left w:val="none" w:sz="0" w:space="0" w:color="auto"/>
        <w:bottom w:val="none" w:sz="0" w:space="0" w:color="auto"/>
        <w:right w:val="none" w:sz="0" w:space="0" w:color="auto"/>
      </w:divBdr>
    </w:div>
    <w:div w:id="956135957">
      <w:bodyDiv w:val="1"/>
      <w:marLeft w:val="0"/>
      <w:marRight w:val="0"/>
      <w:marTop w:val="0"/>
      <w:marBottom w:val="0"/>
      <w:divBdr>
        <w:top w:val="none" w:sz="0" w:space="0" w:color="auto"/>
        <w:left w:val="none" w:sz="0" w:space="0" w:color="auto"/>
        <w:bottom w:val="none" w:sz="0" w:space="0" w:color="auto"/>
        <w:right w:val="none" w:sz="0" w:space="0" w:color="auto"/>
      </w:divBdr>
      <w:divsChild>
        <w:div w:id="1323850273">
          <w:marLeft w:val="0"/>
          <w:marRight w:val="0"/>
          <w:marTop w:val="0"/>
          <w:marBottom w:val="0"/>
          <w:divBdr>
            <w:top w:val="none" w:sz="0" w:space="0" w:color="auto"/>
            <w:left w:val="none" w:sz="0" w:space="0" w:color="auto"/>
            <w:bottom w:val="none" w:sz="0" w:space="0" w:color="auto"/>
            <w:right w:val="none" w:sz="0" w:space="0" w:color="auto"/>
          </w:divBdr>
          <w:divsChild>
            <w:div w:id="5199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2445">
      <w:bodyDiv w:val="1"/>
      <w:marLeft w:val="0"/>
      <w:marRight w:val="0"/>
      <w:marTop w:val="0"/>
      <w:marBottom w:val="0"/>
      <w:divBdr>
        <w:top w:val="none" w:sz="0" w:space="0" w:color="auto"/>
        <w:left w:val="none" w:sz="0" w:space="0" w:color="auto"/>
        <w:bottom w:val="none" w:sz="0" w:space="0" w:color="auto"/>
        <w:right w:val="none" w:sz="0" w:space="0" w:color="auto"/>
      </w:divBdr>
    </w:div>
    <w:div w:id="974674763">
      <w:bodyDiv w:val="1"/>
      <w:marLeft w:val="0"/>
      <w:marRight w:val="0"/>
      <w:marTop w:val="0"/>
      <w:marBottom w:val="0"/>
      <w:divBdr>
        <w:top w:val="none" w:sz="0" w:space="0" w:color="auto"/>
        <w:left w:val="none" w:sz="0" w:space="0" w:color="auto"/>
        <w:bottom w:val="none" w:sz="0" w:space="0" w:color="auto"/>
        <w:right w:val="none" w:sz="0" w:space="0" w:color="auto"/>
      </w:divBdr>
    </w:div>
    <w:div w:id="982082803">
      <w:bodyDiv w:val="1"/>
      <w:marLeft w:val="0"/>
      <w:marRight w:val="0"/>
      <w:marTop w:val="0"/>
      <w:marBottom w:val="0"/>
      <w:divBdr>
        <w:top w:val="none" w:sz="0" w:space="0" w:color="auto"/>
        <w:left w:val="none" w:sz="0" w:space="0" w:color="auto"/>
        <w:bottom w:val="none" w:sz="0" w:space="0" w:color="auto"/>
        <w:right w:val="none" w:sz="0" w:space="0" w:color="auto"/>
      </w:divBdr>
      <w:divsChild>
        <w:div w:id="733744490">
          <w:marLeft w:val="0"/>
          <w:marRight w:val="0"/>
          <w:marTop w:val="0"/>
          <w:marBottom w:val="0"/>
          <w:divBdr>
            <w:top w:val="none" w:sz="0" w:space="0" w:color="auto"/>
            <w:left w:val="none" w:sz="0" w:space="0" w:color="auto"/>
            <w:bottom w:val="none" w:sz="0" w:space="0" w:color="auto"/>
            <w:right w:val="none" w:sz="0" w:space="0" w:color="auto"/>
          </w:divBdr>
          <w:divsChild>
            <w:div w:id="15666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19210">
      <w:bodyDiv w:val="1"/>
      <w:marLeft w:val="0"/>
      <w:marRight w:val="0"/>
      <w:marTop w:val="0"/>
      <w:marBottom w:val="0"/>
      <w:divBdr>
        <w:top w:val="none" w:sz="0" w:space="0" w:color="auto"/>
        <w:left w:val="none" w:sz="0" w:space="0" w:color="auto"/>
        <w:bottom w:val="none" w:sz="0" w:space="0" w:color="auto"/>
        <w:right w:val="none" w:sz="0" w:space="0" w:color="auto"/>
      </w:divBdr>
      <w:divsChild>
        <w:div w:id="884566599">
          <w:marLeft w:val="0"/>
          <w:marRight w:val="0"/>
          <w:marTop w:val="0"/>
          <w:marBottom w:val="0"/>
          <w:divBdr>
            <w:top w:val="none" w:sz="0" w:space="0" w:color="auto"/>
            <w:left w:val="none" w:sz="0" w:space="0" w:color="auto"/>
            <w:bottom w:val="none" w:sz="0" w:space="0" w:color="auto"/>
            <w:right w:val="none" w:sz="0" w:space="0" w:color="auto"/>
          </w:divBdr>
          <w:divsChild>
            <w:div w:id="186914876">
              <w:marLeft w:val="0"/>
              <w:marRight w:val="0"/>
              <w:marTop w:val="0"/>
              <w:marBottom w:val="0"/>
              <w:divBdr>
                <w:top w:val="none" w:sz="0" w:space="0" w:color="auto"/>
                <w:left w:val="none" w:sz="0" w:space="0" w:color="auto"/>
                <w:bottom w:val="none" w:sz="0" w:space="0" w:color="auto"/>
                <w:right w:val="none" w:sz="0" w:space="0" w:color="auto"/>
              </w:divBdr>
            </w:div>
            <w:div w:id="1080056567">
              <w:marLeft w:val="0"/>
              <w:marRight w:val="0"/>
              <w:marTop w:val="0"/>
              <w:marBottom w:val="0"/>
              <w:divBdr>
                <w:top w:val="none" w:sz="0" w:space="0" w:color="auto"/>
                <w:left w:val="none" w:sz="0" w:space="0" w:color="auto"/>
                <w:bottom w:val="none" w:sz="0" w:space="0" w:color="auto"/>
                <w:right w:val="none" w:sz="0" w:space="0" w:color="auto"/>
              </w:divBdr>
            </w:div>
            <w:div w:id="1566719662">
              <w:marLeft w:val="0"/>
              <w:marRight w:val="0"/>
              <w:marTop w:val="0"/>
              <w:marBottom w:val="0"/>
              <w:divBdr>
                <w:top w:val="none" w:sz="0" w:space="0" w:color="auto"/>
                <w:left w:val="none" w:sz="0" w:space="0" w:color="auto"/>
                <w:bottom w:val="none" w:sz="0" w:space="0" w:color="auto"/>
                <w:right w:val="none" w:sz="0" w:space="0" w:color="auto"/>
              </w:divBdr>
            </w:div>
            <w:div w:id="790633332">
              <w:marLeft w:val="0"/>
              <w:marRight w:val="0"/>
              <w:marTop w:val="0"/>
              <w:marBottom w:val="0"/>
              <w:divBdr>
                <w:top w:val="none" w:sz="0" w:space="0" w:color="auto"/>
                <w:left w:val="none" w:sz="0" w:space="0" w:color="auto"/>
                <w:bottom w:val="none" w:sz="0" w:space="0" w:color="auto"/>
                <w:right w:val="none" w:sz="0" w:space="0" w:color="auto"/>
              </w:divBdr>
            </w:div>
            <w:div w:id="1134756703">
              <w:marLeft w:val="0"/>
              <w:marRight w:val="0"/>
              <w:marTop w:val="0"/>
              <w:marBottom w:val="0"/>
              <w:divBdr>
                <w:top w:val="none" w:sz="0" w:space="0" w:color="auto"/>
                <w:left w:val="none" w:sz="0" w:space="0" w:color="auto"/>
                <w:bottom w:val="none" w:sz="0" w:space="0" w:color="auto"/>
                <w:right w:val="none" w:sz="0" w:space="0" w:color="auto"/>
              </w:divBdr>
            </w:div>
            <w:div w:id="1641378027">
              <w:marLeft w:val="0"/>
              <w:marRight w:val="0"/>
              <w:marTop w:val="0"/>
              <w:marBottom w:val="0"/>
              <w:divBdr>
                <w:top w:val="none" w:sz="0" w:space="0" w:color="auto"/>
                <w:left w:val="none" w:sz="0" w:space="0" w:color="auto"/>
                <w:bottom w:val="none" w:sz="0" w:space="0" w:color="auto"/>
                <w:right w:val="none" w:sz="0" w:space="0" w:color="auto"/>
              </w:divBdr>
            </w:div>
            <w:div w:id="95368201">
              <w:marLeft w:val="0"/>
              <w:marRight w:val="0"/>
              <w:marTop w:val="0"/>
              <w:marBottom w:val="0"/>
              <w:divBdr>
                <w:top w:val="none" w:sz="0" w:space="0" w:color="auto"/>
                <w:left w:val="none" w:sz="0" w:space="0" w:color="auto"/>
                <w:bottom w:val="none" w:sz="0" w:space="0" w:color="auto"/>
                <w:right w:val="none" w:sz="0" w:space="0" w:color="auto"/>
              </w:divBdr>
            </w:div>
            <w:div w:id="1487357408">
              <w:marLeft w:val="0"/>
              <w:marRight w:val="0"/>
              <w:marTop w:val="0"/>
              <w:marBottom w:val="0"/>
              <w:divBdr>
                <w:top w:val="none" w:sz="0" w:space="0" w:color="auto"/>
                <w:left w:val="none" w:sz="0" w:space="0" w:color="auto"/>
                <w:bottom w:val="none" w:sz="0" w:space="0" w:color="auto"/>
                <w:right w:val="none" w:sz="0" w:space="0" w:color="auto"/>
              </w:divBdr>
            </w:div>
            <w:div w:id="1218201726">
              <w:marLeft w:val="0"/>
              <w:marRight w:val="0"/>
              <w:marTop w:val="0"/>
              <w:marBottom w:val="0"/>
              <w:divBdr>
                <w:top w:val="none" w:sz="0" w:space="0" w:color="auto"/>
                <w:left w:val="none" w:sz="0" w:space="0" w:color="auto"/>
                <w:bottom w:val="none" w:sz="0" w:space="0" w:color="auto"/>
                <w:right w:val="none" w:sz="0" w:space="0" w:color="auto"/>
              </w:divBdr>
            </w:div>
            <w:div w:id="977494465">
              <w:marLeft w:val="0"/>
              <w:marRight w:val="0"/>
              <w:marTop w:val="0"/>
              <w:marBottom w:val="0"/>
              <w:divBdr>
                <w:top w:val="none" w:sz="0" w:space="0" w:color="auto"/>
                <w:left w:val="none" w:sz="0" w:space="0" w:color="auto"/>
                <w:bottom w:val="none" w:sz="0" w:space="0" w:color="auto"/>
                <w:right w:val="none" w:sz="0" w:space="0" w:color="auto"/>
              </w:divBdr>
            </w:div>
            <w:div w:id="1349284587">
              <w:marLeft w:val="0"/>
              <w:marRight w:val="0"/>
              <w:marTop w:val="0"/>
              <w:marBottom w:val="0"/>
              <w:divBdr>
                <w:top w:val="none" w:sz="0" w:space="0" w:color="auto"/>
                <w:left w:val="none" w:sz="0" w:space="0" w:color="auto"/>
                <w:bottom w:val="none" w:sz="0" w:space="0" w:color="auto"/>
                <w:right w:val="none" w:sz="0" w:space="0" w:color="auto"/>
              </w:divBdr>
            </w:div>
            <w:div w:id="985552998">
              <w:marLeft w:val="0"/>
              <w:marRight w:val="0"/>
              <w:marTop w:val="0"/>
              <w:marBottom w:val="0"/>
              <w:divBdr>
                <w:top w:val="none" w:sz="0" w:space="0" w:color="auto"/>
                <w:left w:val="none" w:sz="0" w:space="0" w:color="auto"/>
                <w:bottom w:val="none" w:sz="0" w:space="0" w:color="auto"/>
                <w:right w:val="none" w:sz="0" w:space="0" w:color="auto"/>
              </w:divBdr>
            </w:div>
            <w:div w:id="1481965880">
              <w:marLeft w:val="0"/>
              <w:marRight w:val="0"/>
              <w:marTop w:val="0"/>
              <w:marBottom w:val="0"/>
              <w:divBdr>
                <w:top w:val="none" w:sz="0" w:space="0" w:color="auto"/>
                <w:left w:val="none" w:sz="0" w:space="0" w:color="auto"/>
                <w:bottom w:val="none" w:sz="0" w:space="0" w:color="auto"/>
                <w:right w:val="none" w:sz="0" w:space="0" w:color="auto"/>
              </w:divBdr>
            </w:div>
            <w:div w:id="1441803899">
              <w:marLeft w:val="0"/>
              <w:marRight w:val="0"/>
              <w:marTop w:val="0"/>
              <w:marBottom w:val="0"/>
              <w:divBdr>
                <w:top w:val="none" w:sz="0" w:space="0" w:color="auto"/>
                <w:left w:val="none" w:sz="0" w:space="0" w:color="auto"/>
                <w:bottom w:val="none" w:sz="0" w:space="0" w:color="auto"/>
                <w:right w:val="none" w:sz="0" w:space="0" w:color="auto"/>
              </w:divBdr>
            </w:div>
            <w:div w:id="1000238354">
              <w:marLeft w:val="0"/>
              <w:marRight w:val="0"/>
              <w:marTop w:val="0"/>
              <w:marBottom w:val="0"/>
              <w:divBdr>
                <w:top w:val="none" w:sz="0" w:space="0" w:color="auto"/>
                <w:left w:val="none" w:sz="0" w:space="0" w:color="auto"/>
                <w:bottom w:val="none" w:sz="0" w:space="0" w:color="auto"/>
                <w:right w:val="none" w:sz="0" w:space="0" w:color="auto"/>
              </w:divBdr>
            </w:div>
            <w:div w:id="1656449026">
              <w:marLeft w:val="0"/>
              <w:marRight w:val="0"/>
              <w:marTop w:val="0"/>
              <w:marBottom w:val="0"/>
              <w:divBdr>
                <w:top w:val="none" w:sz="0" w:space="0" w:color="auto"/>
                <w:left w:val="none" w:sz="0" w:space="0" w:color="auto"/>
                <w:bottom w:val="none" w:sz="0" w:space="0" w:color="auto"/>
                <w:right w:val="none" w:sz="0" w:space="0" w:color="auto"/>
              </w:divBdr>
            </w:div>
            <w:div w:id="879324749">
              <w:marLeft w:val="0"/>
              <w:marRight w:val="0"/>
              <w:marTop w:val="0"/>
              <w:marBottom w:val="0"/>
              <w:divBdr>
                <w:top w:val="none" w:sz="0" w:space="0" w:color="auto"/>
                <w:left w:val="none" w:sz="0" w:space="0" w:color="auto"/>
                <w:bottom w:val="none" w:sz="0" w:space="0" w:color="auto"/>
                <w:right w:val="none" w:sz="0" w:space="0" w:color="auto"/>
              </w:divBdr>
            </w:div>
            <w:div w:id="876891569">
              <w:marLeft w:val="0"/>
              <w:marRight w:val="0"/>
              <w:marTop w:val="0"/>
              <w:marBottom w:val="0"/>
              <w:divBdr>
                <w:top w:val="none" w:sz="0" w:space="0" w:color="auto"/>
                <w:left w:val="none" w:sz="0" w:space="0" w:color="auto"/>
                <w:bottom w:val="none" w:sz="0" w:space="0" w:color="auto"/>
                <w:right w:val="none" w:sz="0" w:space="0" w:color="auto"/>
              </w:divBdr>
            </w:div>
            <w:div w:id="448013787">
              <w:marLeft w:val="0"/>
              <w:marRight w:val="0"/>
              <w:marTop w:val="0"/>
              <w:marBottom w:val="0"/>
              <w:divBdr>
                <w:top w:val="none" w:sz="0" w:space="0" w:color="auto"/>
                <w:left w:val="none" w:sz="0" w:space="0" w:color="auto"/>
                <w:bottom w:val="none" w:sz="0" w:space="0" w:color="auto"/>
                <w:right w:val="none" w:sz="0" w:space="0" w:color="auto"/>
              </w:divBdr>
            </w:div>
            <w:div w:id="1399867579">
              <w:marLeft w:val="0"/>
              <w:marRight w:val="0"/>
              <w:marTop w:val="0"/>
              <w:marBottom w:val="0"/>
              <w:divBdr>
                <w:top w:val="none" w:sz="0" w:space="0" w:color="auto"/>
                <w:left w:val="none" w:sz="0" w:space="0" w:color="auto"/>
                <w:bottom w:val="none" w:sz="0" w:space="0" w:color="auto"/>
                <w:right w:val="none" w:sz="0" w:space="0" w:color="auto"/>
              </w:divBdr>
            </w:div>
            <w:div w:id="1186211258">
              <w:marLeft w:val="0"/>
              <w:marRight w:val="0"/>
              <w:marTop w:val="0"/>
              <w:marBottom w:val="0"/>
              <w:divBdr>
                <w:top w:val="none" w:sz="0" w:space="0" w:color="auto"/>
                <w:left w:val="none" w:sz="0" w:space="0" w:color="auto"/>
                <w:bottom w:val="none" w:sz="0" w:space="0" w:color="auto"/>
                <w:right w:val="none" w:sz="0" w:space="0" w:color="auto"/>
              </w:divBdr>
            </w:div>
            <w:div w:id="1407609371">
              <w:marLeft w:val="0"/>
              <w:marRight w:val="0"/>
              <w:marTop w:val="0"/>
              <w:marBottom w:val="0"/>
              <w:divBdr>
                <w:top w:val="none" w:sz="0" w:space="0" w:color="auto"/>
                <w:left w:val="none" w:sz="0" w:space="0" w:color="auto"/>
                <w:bottom w:val="none" w:sz="0" w:space="0" w:color="auto"/>
                <w:right w:val="none" w:sz="0" w:space="0" w:color="auto"/>
              </w:divBdr>
            </w:div>
            <w:div w:id="1023555348">
              <w:marLeft w:val="0"/>
              <w:marRight w:val="0"/>
              <w:marTop w:val="0"/>
              <w:marBottom w:val="0"/>
              <w:divBdr>
                <w:top w:val="none" w:sz="0" w:space="0" w:color="auto"/>
                <w:left w:val="none" w:sz="0" w:space="0" w:color="auto"/>
                <w:bottom w:val="none" w:sz="0" w:space="0" w:color="auto"/>
                <w:right w:val="none" w:sz="0" w:space="0" w:color="auto"/>
              </w:divBdr>
            </w:div>
            <w:div w:id="409624408">
              <w:marLeft w:val="0"/>
              <w:marRight w:val="0"/>
              <w:marTop w:val="0"/>
              <w:marBottom w:val="0"/>
              <w:divBdr>
                <w:top w:val="none" w:sz="0" w:space="0" w:color="auto"/>
                <w:left w:val="none" w:sz="0" w:space="0" w:color="auto"/>
                <w:bottom w:val="none" w:sz="0" w:space="0" w:color="auto"/>
                <w:right w:val="none" w:sz="0" w:space="0" w:color="auto"/>
              </w:divBdr>
            </w:div>
            <w:div w:id="1723093902">
              <w:marLeft w:val="0"/>
              <w:marRight w:val="0"/>
              <w:marTop w:val="0"/>
              <w:marBottom w:val="0"/>
              <w:divBdr>
                <w:top w:val="none" w:sz="0" w:space="0" w:color="auto"/>
                <w:left w:val="none" w:sz="0" w:space="0" w:color="auto"/>
                <w:bottom w:val="none" w:sz="0" w:space="0" w:color="auto"/>
                <w:right w:val="none" w:sz="0" w:space="0" w:color="auto"/>
              </w:divBdr>
            </w:div>
            <w:div w:id="299268266">
              <w:marLeft w:val="0"/>
              <w:marRight w:val="0"/>
              <w:marTop w:val="0"/>
              <w:marBottom w:val="0"/>
              <w:divBdr>
                <w:top w:val="none" w:sz="0" w:space="0" w:color="auto"/>
                <w:left w:val="none" w:sz="0" w:space="0" w:color="auto"/>
                <w:bottom w:val="none" w:sz="0" w:space="0" w:color="auto"/>
                <w:right w:val="none" w:sz="0" w:space="0" w:color="auto"/>
              </w:divBdr>
            </w:div>
            <w:div w:id="1063649302">
              <w:marLeft w:val="0"/>
              <w:marRight w:val="0"/>
              <w:marTop w:val="0"/>
              <w:marBottom w:val="0"/>
              <w:divBdr>
                <w:top w:val="none" w:sz="0" w:space="0" w:color="auto"/>
                <w:left w:val="none" w:sz="0" w:space="0" w:color="auto"/>
                <w:bottom w:val="none" w:sz="0" w:space="0" w:color="auto"/>
                <w:right w:val="none" w:sz="0" w:space="0" w:color="auto"/>
              </w:divBdr>
            </w:div>
            <w:div w:id="1672416178">
              <w:marLeft w:val="0"/>
              <w:marRight w:val="0"/>
              <w:marTop w:val="0"/>
              <w:marBottom w:val="0"/>
              <w:divBdr>
                <w:top w:val="none" w:sz="0" w:space="0" w:color="auto"/>
                <w:left w:val="none" w:sz="0" w:space="0" w:color="auto"/>
                <w:bottom w:val="none" w:sz="0" w:space="0" w:color="auto"/>
                <w:right w:val="none" w:sz="0" w:space="0" w:color="auto"/>
              </w:divBdr>
            </w:div>
            <w:div w:id="1000547064">
              <w:marLeft w:val="0"/>
              <w:marRight w:val="0"/>
              <w:marTop w:val="0"/>
              <w:marBottom w:val="0"/>
              <w:divBdr>
                <w:top w:val="none" w:sz="0" w:space="0" w:color="auto"/>
                <w:left w:val="none" w:sz="0" w:space="0" w:color="auto"/>
                <w:bottom w:val="none" w:sz="0" w:space="0" w:color="auto"/>
                <w:right w:val="none" w:sz="0" w:space="0" w:color="auto"/>
              </w:divBdr>
            </w:div>
            <w:div w:id="6475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4274">
      <w:bodyDiv w:val="1"/>
      <w:marLeft w:val="0"/>
      <w:marRight w:val="0"/>
      <w:marTop w:val="0"/>
      <w:marBottom w:val="0"/>
      <w:divBdr>
        <w:top w:val="none" w:sz="0" w:space="0" w:color="auto"/>
        <w:left w:val="none" w:sz="0" w:space="0" w:color="auto"/>
        <w:bottom w:val="none" w:sz="0" w:space="0" w:color="auto"/>
        <w:right w:val="none" w:sz="0" w:space="0" w:color="auto"/>
      </w:divBdr>
    </w:div>
    <w:div w:id="1010181090">
      <w:bodyDiv w:val="1"/>
      <w:marLeft w:val="0"/>
      <w:marRight w:val="0"/>
      <w:marTop w:val="0"/>
      <w:marBottom w:val="0"/>
      <w:divBdr>
        <w:top w:val="none" w:sz="0" w:space="0" w:color="auto"/>
        <w:left w:val="none" w:sz="0" w:space="0" w:color="auto"/>
        <w:bottom w:val="none" w:sz="0" w:space="0" w:color="auto"/>
        <w:right w:val="none" w:sz="0" w:space="0" w:color="auto"/>
      </w:divBdr>
    </w:div>
    <w:div w:id="1052459609">
      <w:bodyDiv w:val="1"/>
      <w:marLeft w:val="0"/>
      <w:marRight w:val="0"/>
      <w:marTop w:val="0"/>
      <w:marBottom w:val="0"/>
      <w:divBdr>
        <w:top w:val="none" w:sz="0" w:space="0" w:color="auto"/>
        <w:left w:val="none" w:sz="0" w:space="0" w:color="auto"/>
        <w:bottom w:val="none" w:sz="0" w:space="0" w:color="auto"/>
        <w:right w:val="none" w:sz="0" w:space="0" w:color="auto"/>
      </w:divBdr>
    </w:div>
    <w:div w:id="1059745512">
      <w:bodyDiv w:val="1"/>
      <w:marLeft w:val="0"/>
      <w:marRight w:val="0"/>
      <w:marTop w:val="0"/>
      <w:marBottom w:val="0"/>
      <w:divBdr>
        <w:top w:val="none" w:sz="0" w:space="0" w:color="auto"/>
        <w:left w:val="none" w:sz="0" w:space="0" w:color="auto"/>
        <w:bottom w:val="none" w:sz="0" w:space="0" w:color="auto"/>
        <w:right w:val="none" w:sz="0" w:space="0" w:color="auto"/>
      </w:divBdr>
      <w:divsChild>
        <w:div w:id="141701515">
          <w:marLeft w:val="0"/>
          <w:marRight w:val="0"/>
          <w:marTop w:val="0"/>
          <w:marBottom w:val="0"/>
          <w:divBdr>
            <w:top w:val="none" w:sz="0" w:space="0" w:color="auto"/>
            <w:left w:val="none" w:sz="0" w:space="0" w:color="auto"/>
            <w:bottom w:val="none" w:sz="0" w:space="0" w:color="auto"/>
            <w:right w:val="none" w:sz="0" w:space="0" w:color="auto"/>
          </w:divBdr>
          <w:divsChild>
            <w:div w:id="111787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0557">
      <w:bodyDiv w:val="1"/>
      <w:marLeft w:val="0"/>
      <w:marRight w:val="0"/>
      <w:marTop w:val="0"/>
      <w:marBottom w:val="0"/>
      <w:divBdr>
        <w:top w:val="none" w:sz="0" w:space="0" w:color="auto"/>
        <w:left w:val="none" w:sz="0" w:space="0" w:color="auto"/>
        <w:bottom w:val="none" w:sz="0" w:space="0" w:color="auto"/>
        <w:right w:val="none" w:sz="0" w:space="0" w:color="auto"/>
      </w:divBdr>
      <w:divsChild>
        <w:div w:id="1746143825">
          <w:marLeft w:val="0"/>
          <w:marRight w:val="0"/>
          <w:marTop w:val="0"/>
          <w:marBottom w:val="0"/>
          <w:divBdr>
            <w:top w:val="none" w:sz="0" w:space="0" w:color="auto"/>
            <w:left w:val="none" w:sz="0" w:space="0" w:color="auto"/>
            <w:bottom w:val="none" w:sz="0" w:space="0" w:color="auto"/>
            <w:right w:val="none" w:sz="0" w:space="0" w:color="auto"/>
          </w:divBdr>
          <w:divsChild>
            <w:div w:id="89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7019">
      <w:bodyDiv w:val="1"/>
      <w:marLeft w:val="0"/>
      <w:marRight w:val="0"/>
      <w:marTop w:val="0"/>
      <w:marBottom w:val="0"/>
      <w:divBdr>
        <w:top w:val="none" w:sz="0" w:space="0" w:color="auto"/>
        <w:left w:val="none" w:sz="0" w:space="0" w:color="auto"/>
        <w:bottom w:val="none" w:sz="0" w:space="0" w:color="auto"/>
        <w:right w:val="none" w:sz="0" w:space="0" w:color="auto"/>
      </w:divBdr>
    </w:div>
    <w:div w:id="1071611315">
      <w:bodyDiv w:val="1"/>
      <w:marLeft w:val="0"/>
      <w:marRight w:val="0"/>
      <w:marTop w:val="0"/>
      <w:marBottom w:val="0"/>
      <w:divBdr>
        <w:top w:val="none" w:sz="0" w:space="0" w:color="auto"/>
        <w:left w:val="none" w:sz="0" w:space="0" w:color="auto"/>
        <w:bottom w:val="none" w:sz="0" w:space="0" w:color="auto"/>
        <w:right w:val="none" w:sz="0" w:space="0" w:color="auto"/>
      </w:divBdr>
      <w:divsChild>
        <w:div w:id="1976443798">
          <w:marLeft w:val="0"/>
          <w:marRight w:val="0"/>
          <w:marTop w:val="0"/>
          <w:marBottom w:val="0"/>
          <w:divBdr>
            <w:top w:val="none" w:sz="0" w:space="0" w:color="auto"/>
            <w:left w:val="none" w:sz="0" w:space="0" w:color="auto"/>
            <w:bottom w:val="none" w:sz="0" w:space="0" w:color="auto"/>
            <w:right w:val="none" w:sz="0" w:space="0" w:color="auto"/>
          </w:divBdr>
          <w:divsChild>
            <w:div w:id="161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2981">
      <w:bodyDiv w:val="1"/>
      <w:marLeft w:val="0"/>
      <w:marRight w:val="0"/>
      <w:marTop w:val="0"/>
      <w:marBottom w:val="0"/>
      <w:divBdr>
        <w:top w:val="none" w:sz="0" w:space="0" w:color="auto"/>
        <w:left w:val="none" w:sz="0" w:space="0" w:color="auto"/>
        <w:bottom w:val="none" w:sz="0" w:space="0" w:color="auto"/>
        <w:right w:val="none" w:sz="0" w:space="0" w:color="auto"/>
      </w:divBdr>
      <w:divsChild>
        <w:div w:id="910888285">
          <w:marLeft w:val="0"/>
          <w:marRight w:val="0"/>
          <w:marTop w:val="0"/>
          <w:marBottom w:val="0"/>
          <w:divBdr>
            <w:top w:val="none" w:sz="0" w:space="0" w:color="auto"/>
            <w:left w:val="none" w:sz="0" w:space="0" w:color="auto"/>
            <w:bottom w:val="none" w:sz="0" w:space="0" w:color="auto"/>
            <w:right w:val="none" w:sz="0" w:space="0" w:color="auto"/>
          </w:divBdr>
          <w:divsChild>
            <w:div w:id="1800605337">
              <w:marLeft w:val="0"/>
              <w:marRight w:val="0"/>
              <w:marTop w:val="0"/>
              <w:marBottom w:val="0"/>
              <w:divBdr>
                <w:top w:val="none" w:sz="0" w:space="0" w:color="auto"/>
                <w:left w:val="none" w:sz="0" w:space="0" w:color="auto"/>
                <w:bottom w:val="none" w:sz="0" w:space="0" w:color="auto"/>
                <w:right w:val="none" w:sz="0" w:space="0" w:color="auto"/>
              </w:divBdr>
            </w:div>
            <w:div w:id="26223189">
              <w:marLeft w:val="0"/>
              <w:marRight w:val="0"/>
              <w:marTop w:val="0"/>
              <w:marBottom w:val="0"/>
              <w:divBdr>
                <w:top w:val="none" w:sz="0" w:space="0" w:color="auto"/>
                <w:left w:val="none" w:sz="0" w:space="0" w:color="auto"/>
                <w:bottom w:val="none" w:sz="0" w:space="0" w:color="auto"/>
                <w:right w:val="none" w:sz="0" w:space="0" w:color="auto"/>
              </w:divBdr>
            </w:div>
            <w:div w:id="664940922">
              <w:marLeft w:val="0"/>
              <w:marRight w:val="0"/>
              <w:marTop w:val="0"/>
              <w:marBottom w:val="0"/>
              <w:divBdr>
                <w:top w:val="none" w:sz="0" w:space="0" w:color="auto"/>
                <w:left w:val="none" w:sz="0" w:space="0" w:color="auto"/>
                <w:bottom w:val="none" w:sz="0" w:space="0" w:color="auto"/>
                <w:right w:val="none" w:sz="0" w:space="0" w:color="auto"/>
              </w:divBdr>
            </w:div>
            <w:div w:id="641615670">
              <w:marLeft w:val="0"/>
              <w:marRight w:val="0"/>
              <w:marTop w:val="0"/>
              <w:marBottom w:val="0"/>
              <w:divBdr>
                <w:top w:val="none" w:sz="0" w:space="0" w:color="auto"/>
                <w:left w:val="none" w:sz="0" w:space="0" w:color="auto"/>
                <w:bottom w:val="none" w:sz="0" w:space="0" w:color="auto"/>
                <w:right w:val="none" w:sz="0" w:space="0" w:color="auto"/>
              </w:divBdr>
            </w:div>
            <w:div w:id="2139058663">
              <w:marLeft w:val="0"/>
              <w:marRight w:val="0"/>
              <w:marTop w:val="0"/>
              <w:marBottom w:val="0"/>
              <w:divBdr>
                <w:top w:val="none" w:sz="0" w:space="0" w:color="auto"/>
                <w:left w:val="none" w:sz="0" w:space="0" w:color="auto"/>
                <w:bottom w:val="none" w:sz="0" w:space="0" w:color="auto"/>
                <w:right w:val="none" w:sz="0" w:space="0" w:color="auto"/>
              </w:divBdr>
            </w:div>
            <w:div w:id="1137142185">
              <w:marLeft w:val="0"/>
              <w:marRight w:val="0"/>
              <w:marTop w:val="0"/>
              <w:marBottom w:val="0"/>
              <w:divBdr>
                <w:top w:val="none" w:sz="0" w:space="0" w:color="auto"/>
                <w:left w:val="none" w:sz="0" w:space="0" w:color="auto"/>
                <w:bottom w:val="none" w:sz="0" w:space="0" w:color="auto"/>
                <w:right w:val="none" w:sz="0" w:space="0" w:color="auto"/>
              </w:divBdr>
            </w:div>
            <w:div w:id="466313589">
              <w:marLeft w:val="0"/>
              <w:marRight w:val="0"/>
              <w:marTop w:val="0"/>
              <w:marBottom w:val="0"/>
              <w:divBdr>
                <w:top w:val="none" w:sz="0" w:space="0" w:color="auto"/>
                <w:left w:val="none" w:sz="0" w:space="0" w:color="auto"/>
                <w:bottom w:val="none" w:sz="0" w:space="0" w:color="auto"/>
                <w:right w:val="none" w:sz="0" w:space="0" w:color="auto"/>
              </w:divBdr>
            </w:div>
            <w:div w:id="2109735308">
              <w:marLeft w:val="0"/>
              <w:marRight w:val="0"/>
              <w:marTop w:val="0"/>
              <w:marBottom w:val="0"/>
              <w:divBdr>
                <w:top w:val="none" w:sz="0" w:space="0" w:color="auto"/>
                <w:left w:val="none" w:sz="0" w:space="0" w:color="auto"/>
                <w:bottom w:val="none" w:sz="0" w:space="0" w:color="auto"/>
                <w:right w:val="none" w:sz="0" w:space="0" w:color="auto"/>
              </w:divBdr>
            </w:div>
            <w:div w:id="1857572596">
              <w:marLeft w:val="0"/>
              <w:marRight w:val="0"/>
              <w:marTop w:val="0"/>
              <w:marBottom w:val="0"/>
              <w:divBdr>
                <w:top w:val="none" w:sz="0" w:space="0" w:color="auto"/>
                <w:left w:val="none" w:sz="0" w:space="0" w:color="auto"/>
                <w:bottom w:val="none" w:sz="0" w:space="0" w:color="auto"/>
                <w:right w:val="none" w:sz="0" w:space="0" w:color="auto"/>
              </w:divBdr>
            </w:div>
            <w:div w:id="136847878">
              <w:marLeft w:val="0"/>
              <w:marRight w:val="0"/>
              <w:marTop w:val="0"/>
              <w:marBottom w:val="0"/>
              <w:divBdr>
                <w:top w:val="none" w:sz="0" w:space="0" w:color="auto"/>
                <w:left w:val="none" w:sz="0" w:space="0" w:color="auto"/>
                <w:bottom w:val="none" w:sz="0" w:space="0" w:color="auto"/>
                <w:right w:val="none" w:sz="0" w:space="0" w:color="auto"/>
              </w:divBdr>
            </w:div>
            <w:div w:id="1293100509">
              <w:marLeft w:val="0"/>
              <w:marRight w:val="0"/>
              <w:marTop w:val="0"/>
              <w:marBottom w:val="0"/>
              <w:divBdr>
                <w:top w:val="none" w:sz="0" w:space="0" w:color="auto"/>
                <w:left w:val="none" w:sz="0" w:space="0" w:color="auto"/>
                <w:bottom w:val="none" w:sz="0" w:space="0" w:color="auto"/>
                <w:right w:val="none" w:sz="0" w:space="0" w:color="auto"/>
              </w:divBdr>
            </w:div>
            <w:div w:id="587688385">
              <w:marLeft w:val="0"/>
              <w:marRight w:val="0"/>
              <w:marTop w:val="0"/>
              <w:marBottom w:val="0"/>
              <w:divBdr>
                <w:top w:val="none" w:sz="0" w:space="0" w:color="auto"/>
                <w:left w:val="none" w:sz="0" w:space="0" w:color="auto"/>
                <w:bottom w:val="none" w:sz="0" w:space="0" w:color="auto"/>
                <w:right w:val="none" w:sz="0" w:space="0" w:color="auto"/>
              </w:divBdr>
            </w:div>
            <w:div w:id="707487731">
              <w:marLeft w:val="0"/>
              <w:marRight w:val="0"/>
              <w:marTop w:val="0"/>
              <w:marBottom w:val="0"/>
              <w:divBdr>
                <w:top w:val="none" w:sz="0" w:space="0" w:color="auto"/>
                <w:left w:val="none" w:sz="0" w:space="0" w:color="auto"/>
                <w:bottom w:val="none" w:sz="0" w:space="0" w:color="auto"/>
                <w:right w:val="none" w:sz="0" w:space="0" w:color="auto"/>
              </w:divBdr>
            </w:div>
            <w:div w:id="193464530">
              <w:marLeft w:val="0"/>
              <w:marRight w:val="0"/>
              <w:marTop w:val="0"/>
              <w:marBottom w:val="0"/>
              <w:divBdr>
                <w:top w:val="none" w:sz="0" w:space="0" w:color="auto"/>
                <w:left w:val="none" w:sz="0" w:space="0" w:color="auto"/>
                <w:bottom w:val="none" w:sz="0" w:space="0" w:color="auto"/>
                <w:right w:val="none" w:sz="0" w:space="0" w:color="auto"/>
              </w:divBdr>
            </w:div>
            <w:div w:id="1541743224">
              <w:marLeft w:val="0"/>
              <w:marRight w:val="0"/>
              <w:marTop w:val="0"/>
              <w:marBottom w:val="0"/>
              <w:divBdr>
                <w:top w:val="none" w:sz="0" w:space="0" w:color="auto"/>
                <w:left w:val="none" w:sz="0" w:space="0" w:color="auto"/>
                <w:bottom w:val="none" w:sz="0" w:space="0" w:color="auto"/>
                <w:right w:val="none" w:sz="0" w:space="0" w:color="auto"/>
              </w:divBdr>
            </w:div>
            <w:div w:id="179988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5301">
      <w:bodyDiv w:val="1"/>
      <w:marLeft w:val="0"/>
      <w:marRight w:val="0"/>
      <w:marTop w:val="0"/>
      <w:marBottom w:val="0"/>
      <w:divBdr>
        <w:top w:val="none" w:sz="0" w:space="0" w:color="auto"/>
        <w:left w:val="none" w:sz="0" w:space="0" w:color="auto"/>
        <w:bottom w:val="none" w:sz="0" w:space="0" w:color="auto"/>
        <w:right w:val="none" w:sz="0" w:space="0" w:color="auto"/>
      </w:divBdr>
      <w:divsChild>
        <w:div w:id="1353727025">
          <w:marLeft w:val="0"/>
          <w:marRight w:val="0"/>
          <w:marTop w:val="0"/>
          <w:marBottom w:val="0"/>
          <w:divBdr>
            <w:top w:val="none" w:sz="0" w:space="0" w:color="auto"/>
            <w:left w:val="none" w:sz="0" w:space="0" w:color="auto"/>
            <w:bottom w:val="none" w:sz="0" w:space="0" w:color="auto"/>
            <w:right w:val="none" w:sz="0" w:space="0" w:color="auto"/>
          </w:divBdr>
          <w:divsChild>
            <w:div w:id="1548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0678">
      <w:bodyDiv w:val="1"/>
      <w:marLeft w:val="0"/>
      <w:marRight w:val="0"/>
      <w:marTop w:val="0"/>
      <w:marBottom w:val="0"/>
      <w:divBdr>
        <w:top w:val="none" w:sz="0" w:space="0" w:color="auto"/>
        <w:left w:val="none" w:sz="0" w:space="0" w:color="auto"/>
        <w:bottom w:val="none" w:sz="0" w:space="0" w:color="auto"/>
        <w:right w:val="none" w:sz="0" w:space="0" w:color="auto"/>
      </w:divBdr>
      <w:divsChild>
        <w:div w:id="749081396">
          <w:marLeft w:val="0"/>
          <w:marRight w:val="0"/>
          <w:marTop w:val="0"/>
          <w:marBottom w:val="0"/>
          <w:divBdr>
            <w:top w:val="none" w:sz="0" w:space="0" w:color="auto"/>
            <w:left w:val="none" w:sz="0" w:space="0" w:color="auto"/>
            <w:bottom w:val="none" w:sz="0" w:space="0" w:color="auto"/>
            <w:right w:val="none" w:sz="0" w:space="0" w:color="auto"/>
          </w:divBdr>
          <w:divsChild>
            <w:div w:id="2853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6911">
      <w:bodyDiv w:val="1"/>
      <w:marLeft w:val="0"/>
      <w:marRight w:val="0"/>
      <w:marTop w:val="0"/>
      <w:marBottom w:val="0"/>
      <w:divBdr>
        <w:top w:val="none" w:sz="0" w:space="0" w:color="auto"/>
        <w:left w:val="none" w:sz="0" w:space="0" w:color="auto"/>
        <w:bottom w:val="none" w:sz="0" w:space="0" w:color="auto"/>
        <w:right w:val="none" w:sz="0" w:space="0" w:color="auto"/>
      </w:divBdr>
    </w:div>
    <w:div w:id="1142187982">
      <w:bodyDiv w:val="1"/>
      <w:marLeft w:val="0"/>
      <w:marRight w:val="0"/>
      <w:marTop w:val="0"/>
      <w:marBottom w:val="0"/>
      <w:divBdr>
        <w:top w:val="none" w:sz="0" w:space="0" w:color="auto"/>
        <w:left w:val="none" w:sz="0" w:space="0" w:color="auto"/>
        <w:bottom w:val="none" w:sz="0" w:space="0" w:color="auto"/>
        <w:right w:val="none" w:sz="0" w:space="0" w:color="auto"/>
      </w:divBdr>
      <w:divsChild>
        <w:div w:id="2074310462">
          <w:marLeft w:val="0"/>
          <w:marRight w:val="0"/>
          <w:marTop w:val="0"/>
          <w:marBottom w:val="0"/>
          <w:divBdr>
            <w:top w:val="none" w:sz="0" w:space="0" w:color="auto"/>
            <w:left w:val="none" w:sz="0" w:space="0" w:color="auto"/>
            <w:bottom w:val="none" w:sz="0" w:space="0" w:color="auto"/>
            <w:right w:val="none" w:sz="0" w:space="0" w:color="auto"/>
          </w:divBdr>
          <w:divsChild>
            <w:div w:id="13360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2182">
      <w:bodyDiv w:val="1"/>
      <w:marLeft w:val="0"/>
      <w:marRight w:val="0"/>
      <w:marTop w:val="0"/>
      <w:marBottom w:val="0"/>
      <w:divBdr>
        <w:top w:val="none" w:sz="0" w:space="0" w:color="auto"/>
        <w:left w:val="none" w:sz="0" w:space="0" w:color="auto"/>
        <w:bottom w:val="none" w:sz="0" w:space="0" w:color="auto"/>
        <w:right w:val="none" w:sz="0" w:space="0" w:color="auto"/>
      </w:divBdr>
      <w:divsChild>
        <w:div w:id="935135528">
          <w:marLeft w:val="0"/>
          <w:marRight w:val="0"/>
          <w:marTop w:val="0"/>
          <w:marBottom w:val="0"/>
          <w:divBdr>
            <w:top w:val="none" w:sz="0" w:space="0" w:color="auto"/>
            <w:left w:val="none" w:sz="0" w:space="0" w:color="auto"/>
            <w:bottom w:val="none" w:sz="0" w:space="0" w:color="auto"/>
            <w:right w:val="none" w:sz="0" w:space="0" w:color="auto"/>
          </w:divBdr>
          <w:divsChild>
            <w:div w:id="17692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3617">
      <w:bodyDiv w:val="1"/>
      <w:marLeft w:val="0"/>
      <w:marRight w:val="0"/>
      <w:marTop w:val="0"/>
      <w:marBottom w:val="0"/>
      <w:divBdr>
        <w:top w:val="none" w:sz="0" w:space="0" w:color="auto"/>
        <w:left w:val="none" w:sz="0" w:space="0" w:color="auto"/>
        <w:bottom w:val="none" w:sz="0" w:space="0" w:color="auto"/>
        <w:right w:val="none" w:sz="0" w:space="0" w:color="auto"/>
      </w:divBdr>
    </w:div>
    <w:div w:id="1190485502">
      <w:bodyDiv w:val="1"/>
      <w:marLeft w:val="0"/>
      <w:marRight w:val="0"/>
      <w:marTop w:val="0"/>
      <w:marBottom w:val="0"/>
      <w:divBdr>
        <w:top w:val="none" w:sz="0" w:space="0" w:color="auto"/>
        <w:left w:val="none" w:sz="0" w:space="0" w:color="auto"/>
        <w:bottom w:val="none" w:sz="0" w:space="0" w:color="auto"/>
        <w:right w:val="none" w:sz="0" w:space="0" w:color="auto"/>
      </w:divBdr>
      <w:divsChild>
        <w:div w:id="145752449">
          <w:marLeft w:val="0"/>
          <w:marRight w:val="0"/>
          <w:marTop w:val="0"/>
          <w:marBottom w:val="0"/>
          <w:divBdr>
            <w:top w:val="none" w:sz="0" w:space="0" w:color="auto"/>
            <w:left w:val="none" w:sz="0" w:space="0" w:color="auto"/>
            <w:bottom w:val="none" w:sz="0" w:space="0" w:color="auto"/>
            <w:right w:val="none" w:sz="0" w:space="0" w:color="auto"/>
          </w:divBdr>
          <w:divsChild>
            <w:div w:id="3931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5261">
      <w:bodyDiv w:val="1"/>
      <w:marLeft w:val="0"/>
      <w:marRight w:val="0"/>
      <w:marTop w:val="0"/>
      <w:marBottom w:val="0"/>
      <w:divBdr>
        <w:top w:val="none" w:sz="0" w:space="0" w:color="auto"/>
        <w:left w:val="none" w:sz="0" w:space="0" w:color="auto"/>
        <w:bottom w:val="none" w:sz="0" w:space="0" w:color="auto"/>
        <w:right w:val="none" w:sz="0" w:space="0" w:color="auto"/>
      </w:divBdr>
      <w:divsChild>
        <w:div w:id="138346584">
          <w:marLeft w:val="0"/>
          <w:marRight w:val="0"/>
          <w:marTop w:val="0"/>
          <w:marBottom w:val="0"/>
          <w:divBdr>
            <w:top w:val="none" w:sz="0" w:space="0" w:color="auto"/>
            <w:left w:val="none" w:sz="0" w:space="0" w:color="auto"/>
            <w:bottom w:val="none" w:sz="0" w:space="0" w:color="auto"/>
            <w:right w:val="none" w:sz="0" w:space="0" w:color="auto"/>
          </w:divBdr>
          <w:divsChild>
            <w:div w:id="18494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1103">
      <w:bodyDiv w:val="1"/>
      <w:marLeft w:val="0"/>
      <w:marRight w:val="0"/>
      <w:marTop w:val="0"/>
      <w:marBottom w:val="0"/>
      <w:divBdr>
        <w:top w:val="none" w:sz="0" w:space="0" w:color="auto"/>
        <w:left w:val="none" w:sz="0" w:space="0" w:color="auto"/>
        <w:bottom w:val="none" w:sz="0" w:space="0" w:color="auto"/>
        <w:right w:val="none" w:sz="0" w:space="0" w:color="auto"/>
      </w:divBdr>
      <w:divsChild>
        <w:div w:id="1184854533">
          <w:marLeft w:val="0"/>
          <w:marRight w:val="0"/>
          <w:marTop w:val="0"/>
          <w:marBottom w:val="0"/>
          <w:divBdr>
            <w:top w:val="none" w:sz="0" w:space="0" w:color="auto"/>
            <w:left w:val="none" w:sz="0" w:space="0" w:color="auto"/>
            <w:bottom w:val="none" w:sz="0" w:space="0" w:color="auto"/>
            <w:right w:val="none" w:sz="0" w:space="0" w:color="auto"/>
          </w:divBdr>
          <w:divsChild>
            <w:div w:id="1233394208">
              <w:marLeft w:val="0"/>
              <w:marRight w:val="0"/>
              <w:marTop w:val="0"/>
              <w:marBottom w:val="0"/>
              <w:divBdr>
                <w:top w:val="none" w:sz="0" w:space="0" w:color="auto"/>
                <w:left w:val="none" w:sz="0" w:space="0" w:color="auto"/>
                <w:bottom w:val="none" w:sz="0" w:space="0" w:color="auto"/>
                <w:right w:val="none" w:sz="0" w:space="0" w:color="auto"/>
              </w:divBdr>
            </w:div>
            <w:div w:id="1478567741">
              <w:marLeft w:val="0"/>
              <w:marRight w:val="0"/>
              <w:marTop w:val="0"/>
              <w:marBottom w:val="0"/>
              <w:divBdr>
                <w:top w:val="none" w:sz="0" w:space="0" w:color="auto"/>
                <w:left w:val="none" w:sz="0" w:space="0" w:color="auto"/>
                <w:bottom w:val="none" w:sz="0" w:space="0" w:color="auto"/>
                <w:right w:val="none" w:sz="0" w:space="0" w:color="auto"/>
              </w:divBdr>
            </w:div>
            <w:div w:id="16779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949">
      <w:bodyDiv w:val="1"/>
      <w:marLeft w:val="0"/>
      <w:marRight w:val="0"/>
      <w:marTop w:val="0"/>
      <w:marBottom w:val="0"/>
      <w:divBdr>
        <w:top w:val="none" w:sz="0" w:space="0" w:color="auto"/>
        <w:left w:val="none" w:sz="0" w:space="0" w:color="auto"/>
        <w:bottom w:val="none" w:sz="0" w:space="0" w:color="auto"/>
        <w:right w:val="none" w:sz="0" w:space="0" w:color="auto"/>
      </w:divBdr>
      <w:divsChild>
        <w:div w:id="937204">
          <w:marLeft w:val="0"/>
          <w:marRight w:val="0"/>
          <w:marTop w:val="0"/>
          <w:marBottom w:val="0"/>
          <w:divBdr>
            <w:top w:val="none" w:sz="0" w:space="0" w:color="auto"/>
            <w:left w:val="none" w:sz="0" w:space="0" w:color="auto"/>
            <w:bottom w:val="none" w:sz="0" w:space="0" w:color="auto"/>
            <w:right w:val="none" w:sz="0" w:space="0" w:color="auto"/>
          </w:divBdr>
          <w:divsChild>
            <w:div w:id="1691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3621">
      <w:bodyDiv w:val="1"/>
      <w:marLeft w:val="0"/>
      <w:marRight w:val="0"/>
      <w:marTop w:val="0"/>
      <w:marBottom w:val="0"/>
      <w:divBdr>
        <w:top w:val="none" w:sz="0" w:space="0" w:color="auto"/>
        <w:left w:val="none" w:sz="0" w:space="0" w:color="auto"/>
        <w:bottom w:val="none" w:sz="0" w:space="0" w:color="auto"/>
        <w:right w:val="none" w:sz="0" w:space="0" w:color="auto"/>
      </w:divBdr>
      <w:divsChild>
        <w:div w:id="343672828">
          <w:marLeft w:val="0"/>
          <w:marRight w:val="0"/>
          <w:marTop w:val="0"/>
          <w:marBottom w:val="0"/>
          <w:divBdr>
            <w:top w:val="none" w:sz="0" w:space="0" w:color="auto"/>
            <w:left w:val="none" w:sz="0" w:space="0" w:color="auto"/>
            <w:bottom w:val="none" w:sz="0" w:space="0" w:color="auto"/>
            <w:right w:val="none" w:sz="0" w:space="0" w:color="auto"/>
          </w:divBdr>
          <w:divsChild>
            <w:div w:id="13611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46922">
      <w:bodyDiv w:val="1"/>
      <w:marLeft w:val="0"/>
      <w:marRight w:val="0"/>
      <w:marTop w:val="0"/>
      <w:marBottom w:val="0"/>
      <w:divBdr>
        <w:top w:val="none" w:sz="0" w:space="0" w:color="auto"/>
        <w:left w:val="none" w:sz="0" w:space="0" w:color="auto"/>
        <w:bottom w:val="none" w:sz="0" w:space="0" w:color="auto"/>
        <w:right w:val="none" w:sz="0" w:space="0" w:color="auto"/>
      </w:divBdr>
    </w:div>
    <w:div w:id="1251545956">
      <w:bodyDiv w:val="1"/>
      <w:marLeft w:val="0"/>
      <w:marRight w:val="0"/>
      <w:marTop w:val="0"/>
      <w:marBottom w:val="0"/>
      <w:divBdr>
        <w:top w:val="none" w:sz="0" w:space="0" w:color="auto"/>
        <w:left w:val="none" w:sz="0" w:space="0" w:color="auto"/>
        <w:bottom w:val="none" w:sz="0" w:space="0" w:color="auto"/>
        <w:right w:val="none" w:sz="0" w:space="0" w:color="auto"/>
      </w:divBdr>
    </w:div>
    <w:div w:id="1253391082">
      <w:bodyDiv w:val="1"/>
      <w:marLeft w:val="0"/>
      <w:marRight w:val="0"/>
      <w:marTop w:val="0"/>
      <w:marBottom w:val="0"/>
      <w:divBdr>
        <w:top w:val="none" w:sz="0" w:space="0" w:color="auto"/>
        <w:left w:val="none" w:sz="0" w:space="0" w:color="auto"/>
        <w:bottom w:val="none" w:sz="0" w:space="0" w:color="auto"/>
        <w:right w:val="none" w:sz="0" w:space="0" w:color="auto"/>
      </w:divBdr>
      <w:divsChild>
        <w:div w:id="1160731513">
          <w:marLeft w:val="0"/>
          <w:marRight w:val="0"/>
          <w:marTop w:val="0"/>
          <w:marBottom w:val="0"/>
          <w:divBdr>
            <w:top w:val="none" w:sz="0" w:space="0" w:color="auto"/>
            <w:left w:val="none" w:sz="0" w:space="0" w:color="auto"/>
            <w:bottom w:val="none" w:sz="0" w:space="0" w:color="auto"/>
            <w:right w:val="none" w:sz="0" w:space="0" w:color="auto"/>
          </w:divBdr>
          <w:divsChild>
            <w:div w:id="901450519">
              <w:marLeft w:val="0"/>
              <w:marRight w:val="0"/>
              <w:marTop w:val="0"/>
              <w:marBottom w:val="0"/>
              <w:divBdr>
                <w:top w:val="none" w:sz="0" w:space="0" w:color="auto"/>
                <w:left w:val="none" w:sz="0" w:space="0" w:color="auto"/>
                <w:bottom w:val="none" w:sz="0" w:space="0" w:color="auto"/>
                <w:right w:val="none" w:sz="0" w:space="0" w:color="auto"/>
              </w:divBdr>
            </w:div>
            <w:div w:id="2133476645">
              <w:marLeft w:val="0"/>
              <w:marRight w:val="0"/>
              <w:marTop w:val="0"/>
              <w:marBottom w:val="0"/>
              <w:divBdr>
                <w:top w:val="none" w:sz="0" w:space="0" w:color="auto"/>
                <w:left w:val="none" w:sz="0" w:space="0" w:color="auto"/>
                <w:bottom w:val="none" w:sz="0" w:space="0" w:color="auto"/>
                <w:right w:val="none" w:sz="0" w:space="0" w:color="auto"/>
              </w:divBdr>
            </w:div>
            <w:div w:id="718556586">
              <w:marLeft w:val="0"/>
              <w:marRight w:val="0"/>
              <w:marTop w:val="0"/>
              <w:marBottom w:val="0"/>
              <w:divBdr>
                <w:top w:val="none" w:sz="0" w:space="0" w:color="auto"/>
                <w:left w:val="none" w:sz="0" w:space="0" w:color="auto"/>
                <w:bottom w:val="none" w:sz="0" w:space="0" w:color="auto"/>
                <w:right w:val="none" w:sz="0" w:space="0" w:color="auto"/>
              </w:divBdr>
            </w:div>
            <w:div w:id="603729607">
              <w:marLeft w:val="0"/>
              <w:marRight w:val="0"/>
              <w:marTop w:val="0"/>
              <w:marBottom w:val="0"/>
              <w:divBdr>
                <w:top w:val="none" w:sz="0" w:space="0" w:color="auto"/>
                <w:left w:val="none" w:sz="0" w:space="0" w:color="auto"/>
                <w:bottom w:val="none" w:sz="0" w:space="0" w:color="auto"/>
                <w:right w:val="none" w:sz="0" w:space="0" w:color="auto"/>
              </w:divBdr>
            </w:div>
            <w:div w:id="595939884">
              <w:marLeft w:val="0"/>
              <w:marRight w:val="0"/>
              <w:marTop w:val="0"/>
              <w:marBottom w:val="0"/>
              <w:divBdr>
                <w:top w:val="none" w:sz="0" w:space="0" w:color="auto"/>
                <w:left w:val="none" w:sz="0" w:space="0" w:color="auto"/>
                <w:bottom w:val="none" w:sz="0" w:space="0" w:color="auto"/>
                <w:right w:val="none" w:sz="0" w:space="0" w:color="auto"/>
              </w:divBdr>
            </w:div>
            <w:div w:id="2028210074">
              <w:marLeft w:val="0"/>
              <w:marRight w:val="0"/>
              <w:marTop w:val="0"/>
              <w:marBottom w:val="0"/>
              <w:divBdr>
                <w:top w:val="none" w:sz="0" w:space="0" w:color="auto"/>
                <w:left w:val="none" w:sz="0" w:space="0" w:color="auto"/>
                <w:bottom w:val="none" w:sz="0" w:space="0" w:color="auto"/>
                <w:right w:val="none" w:sz="0" w:space="0" w:color="auto"/>
              </w:divBdr>
            </w:div>
            <w:div w:id="662011186">
              <w:marLeft w:val="0"/>
              <w:marRight w:val="0"/>
              <w:marTop w:val="0"/>
              <w:marBottom w:val="0"/>
              <w:divBdr>
                <w:top w:val="none" w:sz="0" w:space="0" w:color="auto"/>
                <w:left w:val="none" w:sz="0" w:space="0" w:color="auto"/>
                <w:bottom w:val="none" w:sz="0" w:space="0" w:color="auto"/>
                <w:right w:val="none" w:sz="0" w:space="0" w:color="auto"/>
              </w:divBdr>
            </w:div>
            <w:div w:id="254825329">
              <w:marLeft w:val="0"/>
              <w:marRight w:val="0"/>
              <w:marTop w:val="0"/>
              <w:marBottom w:val="0"/>
              <w:divBdr>
                <w:top w:val="none" w:sz="0" w:space="0" w:color="auto"/>
                <w:left w:val="none" w:sz="0" w:space="0" w:color="auto"/>
                <w:bottom w:val="none" w:sz="0" w:space="0" w:color="auto"/>
                <w:right w:val="none" w:sz="0" w:space="0" w:color="auto"/>
              </w:divBdr>
            </w:div>
            <w:div w:id="621041233">
              <w:marLeft w:val="0"/>
              <w:marRight w:val="0"/>
              <w:marTop w:val="0"/>
              <w:marBottom w:val="0"/>
              <w:divBdr>
                <w:top w:val="none" w:sz="0" w:space="0" w:color="auto"/>
                <w:left w:val="none" w:sz="0" w:space="0" w:color="auto"/>
                <w:bottom w:val="none" w:sz="0" w:space="0" w:color="auto"/>
                <w:right w:val="none" w:sz="0" w:space="0" w:color="auto"/>
              </w:divBdr>
            </w:div>
            <w:div w:id="1941136354">
              <w:marLeft w:val="0"/>
              <w:marRight w:val="0"/>
              <w:marTop w:val="0"/>
              <w:marBottom w:val="0"/>
              <w:divBdr>
                <w:top w:val="none" w:sz="0" w:space="0" w:color="auto"/>
                <w:left w:val="none" w:sz="0" w:space="0" w:color="auto"/>
                <w:bottom w:val="none" w:sz="0" w:space="0" w:color="auto"/>
                <w:right w:val="none" w:sz="0" w:space="0" w:color="auto"/>
              </w:divBdr>
            </w:div>
            <w:div w:id="180436453">
              <w:marLeft w:val="0"/>
              <w:marRight w:val="0"/>
              <w:marTop w:val="0"/>
              <w:marBottom w:val="0"/>
              <w:divBdr>
                <w:top w:val="none" w:sz="0" w:space="0" w:color="auto"/>
                <w:left w:val="none" w:sz="0" w:space="0" w:color="auto"/>
                <w:bottom w:val="none" w:sz="0" w:space="0" w:color="auto"/>
                <w:right w:val="none" w:sz="0" w:space="0" w:color="auto"/>
              </w:divBdr>
            </w:div>
            <w:div w:id="454253228">
              <w:marLeft w:val="0"/>
              <w:marRight w:val="0"/>
              <w:marTop w:val="0"/>
              <w:marBottom w:val="0"/>
              <w:divBdr>
                <w:top w:val="none" w:sz="0" w:space="0" w:color="auto"/>
                <w:left w:val="none" w:sz="0" w:space="0" w:color="auto"/>
                <w:bottom w:val="none" w:sz="0" w:space="0" w:color="auto"/>
                <w:right w:val="none" w:sz="0" w:space="0" w:color="auto"/>
              </w:divBdr>
            </w:div>
            <w:div w:id="253589398">
              <w:marLeft w:val="0"/>
              <w:marRight w:val="0"/>
              <w:marTop w:val="0"/>
              <w:marBottom w:val="0"/>
              <w:divBdr>
                <w:top w:val="none" w:sz="0" w:space="0" w:color="auto"/>
                <w:left w:val="none" w:sz="0" w:space="0" w:color="auto"/>
                <w:bottom w:val="none" w:sz="0" w:space="0" w:color="auto"/>
                <w:right w:val="none" w:sz="0" w:space="0" w:color="auto"/>
              </w:divBdr>
            </w:div>
            <w:div w:id="1785422098">
              <w:marLeft w:val="0"/>
              <w:marRight w:val="0"/>
              <w:marTop w:val="0"/>
              <w:marBottom w:val="0"/>
              <w:divBdr>
                <w:top w:val="none" w:sz="0" w:space="0" w:color="auto"/>
                <w:left w:val="none" w:sz="0" w:space="0" w:color="auto"/>
                <w:bottom w:val="none" w:sz="0" w:space="0" w:color="auto"/>
                <w:right w:val="none" w:sz="0" w:space="0" w:color="auto"/>
              </w:divBdr>
            </w:div>
            <w:div w:id="633946825">
              <w:marLeft w:val="0"/>
              <w:marRight w:val="0"/>
              <w:marTop w:val="0"/>
              <w:marBottom w:val="0"/>
              <w:divBdr>
                <w:top w:val="none" w:sz="0" w:space="0" w:color="auto"/>
                <w:left w:val="none" w:sz="0" w:space="0" w:color="auto"/>
                <w:bottom w:val="none" w:sz="0" w:space="0" w:color="auto"/>
                <w:right w:val="none" w:sz="0" w:space="0" w:color="auto"/>
              </w:divBdr>
            </w:div>
            <w:div w:id="9002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9165">
      <w:bodyDiv w:val="1"/>
      <w:marLeft w:val="0"/>
      <w:marRight w:val="0"/>
      <w:marTop w:val="0"/>
      <w:marBottom w:val="0"/>
      <w:divBdr>
        <w:top w:val="none" w:sz="0" w:space="0" w:color="auto"/>
        <w:left w:val="none" w:sz="0" w:space="0" w:color="auto"/>
        <w:bottom w:val="none" w:sz="0" w:space="0" w:color="auto"/>
        <w:right w:val="none" w:sz="0" w:space="0" w:color="auto"/>
      </w:divBdr>
    </w:div>
    <w:div w:id="1270553664">
      <w:bodyDiv w:val="1"/>
      <w:marLeft w:val="0"/>
      <w:marRight w:val="0"/>
      <w:marTop w:val="0"/>
      <w:marBottom w:val="0"/>
      <w:divBdr>
        <w:top w:val="none" w:sz="0" w:space="0" w:color="auto"/>
        <w:left w:val="none" w:sz="0" w:space="0" w:color="auto"/>
        <w:bottom w:val="none" w:sz="0" w:space="0" w:color="auto"/>
        <w:right w:val="none" w:sz="0" w:space="0" w:color="auto"/>
      </w:divBdr>
      <w:divsChild>
        <w:div w:id="707952581">
          <w:marLeft w:val="0"/>
          <w:marRight w:val="0"/>
          <w:marTop w:val="0"/>
          <w:marBottom w:val="0"/>
          <w:divBdr>
            <w:top w:val="none" w:sz="0" w:space="0" w:color="auto"/>
            <w:left w:val="none" w:sz="0" w:space="0" w:color="auto"/>
            <w:bottom w:val="none" w:sz="0" w:space="0" w:color="auto"/>
            <w:right w:val="none" w:sz="0" w:space="0" w:color="auto"/>
          </w:divBdr>
          <w:divsChild>
            <w:div w:id="7390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6267">
      <w:bodyDiv w:val="1"/>
      <w:marLeft w:val="0"/>
      <w:marRight w:val="0"/>
      <w:marTop w:val="0"/>
      <w:marBottom w:val="0"/>
      <w:divBdr>
        <w:top w:val="none" w:sz="0" w:space="0" w:color="auto"/>
        <w:left w:val="none" w:sz="0" w:space="0" w:color="auto"/>
        <w:bottom w:val="none" w:sz="0" w:space="0" w:color="auto"/>
        <w:right w:val="none" w:sz="0" w:space="0" w:color="auto"/>
      </w:divBdr>
    </w:div>
    <w:div w:id="1283075837">
      <w:bodyDiv w:val="1"/>
      <w:marLeft w:val="0"/>
      <w:marRight w:val="0"/>
      <w:marTop w:val="0"/>
      <w:marBottom w:val="0"/>
      <w:divBdr>
        <w:top w:val="none" w:sz="0" w:space="0" w:color="auto"/>
        <w:left w:val="none" w:sz="0" w:space="0" w:color="auto"/>
        <w:bottom w:val="none" w:sz="0" w:space="0" w:color="auto"/>
        <w:right w:val="none" w:sz="0" w:space="0" w:color="auto"/>
      </w:divBdr>
    </w:div>
    <w:div w:id="1296183848">
      <w:bodyDiv w:val="1"/>
      <w:marLeft w:val="0"/>
      <w:marRight w:val="0"/>
      <w:marTop w:val="0"/>
      <w:marBottom w:val="0"/>
      <w:divBdr>
        <w:top w:val="none" w:sz="0" w:space="0" w:color="auto"/>
        <w:left w:val="none" w:sz="0" w:space="0" w:color="auto"/>
        <w:bottom w:val="none" w:sz="0" w:space="0" w:color="auto"/>
        <w:right w:val="none" w:sz="0" w:space="0" w:color="auto"/>
      </w:divBdr>
      <w:divsChild>
        <w:div w:id="1512455925">
          <w:marLeft w:val="0"/>
          <w:marRight w:val="0"/>
          <w:marTop w:val="0"/>
          <w:marBottom w:val="0"/>
          <w:divBdr>
            <w:top w:val="none" w:sz="0" w:space="0" w:color="auto"/>
            <w:left w:val="none" w:sz="0" w:space="0" w:color="auto"/>
            <w:bottom w:val="none" w:sz="0" w:space="0" w:color="auto"/>
            <w:right w:val="none" w:sz="0" w:space="0" w:color="auto"/>
          </w:divBdr>
          <w:divsChild>
            <w:div w:id="13514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1531">
      <w:bodyDiv w:val="1"/>
      <w:marLeft w:val="0"/>
      <w:marRight w:val="0"/>
      <w:marTop w:val="0"/>
      <w:marBottom w:val="0"/>
      <w:divBdr>
        <w:top w:val="none" w:sz="0" w:space="0" w:color="auto"/>
        <w:left w:val="none" w:sz="0" w:space="0" w:color="auto"/>
        <w:bottom w:val="none" w:sz="0" w:space="0" w:color="auto"/>
        <w:right w:val="none" w:sz="0" w:space="0" w:color="auto"/>
      </w:divBdr>
      <w:divsChild>
        <w:div w:id="98262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685121">
      <w:bodyDiv w:val="1"/>
      <w:marLeft w:val="0"/>
      <w:marRight w:val="0"/>
      <w:marTop w:val="0"/>
      <w:marBottom w:val="0"/>
      <w:divBdr>
        <w:top w:val="none" w:sz="0" w:space="0" w:color="auto"/>
        <w:left w:val="none" w:sz="0" w:space="0" w:color="auto"/>
        <w:bottom w:val="none" w:sz="0" w:space="0" w:color="auto"/>
        <w:right w:val="none" w:sz="0" w:space="0" w:color="auto"/>
      </w:divBdr>
      <w:divsChild>
        <w:div w:id="1349790595">
          <w:marLeft w:val="0"/>
          <w:marRight w:val="0"/>
          <w:marTop w:val="0"/>
          <w:marBottom w:val="0"/>
          <w:divBdr>
            <w:top w:val="none" w:sz="0" w:space="0" w:color="auto"/>
            <w:left w:val="none" w:sz="0" w:space="0" w:color="auto"/>
            <w:bottom w:val="none" w:sz="0" w:space="0" w:color="auto"/>
            <w:right w:val="none" w:sz="0" w:space="0" w:color="auto"/>
          </w:divBdr>
          <w:divsChild>
            <w:div w:id="7476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4270">
      <w:bodyDiv w:val="1"/>
      <w:marLeft w:val="0"/>
      <w:marRight w:val="0"/>
      <w:marTop w:val="0"/>
      <w:marBottom w:val="0"/>
      <w:divBdr>
        <w:top w:val="none" w:sz="0" w:space="0" w:color="auto"/>
        <w:left w:val="none" w:sz="0" w:space="0" w:color="auto"/>
        <w:bottom w:val="none" w:sz="0" w:space="0" w:color="auto"/>
        <w:right w:val="none" w:sz="0" w:space="0" w:color="auto"/>
      </w:divBdr>
      <w:divsChild>
        <w:div w:id="1915578771">
          <w:marLeft w:val="0"/>
          <w:marRight w:val="0"/>
          <w:marTop w:val="0"/>
          <w:marBottom w:val="0"/>
          <w:divBdr>
            <w:top w:val="none" w:sz="0" w:space="0" w:color="auto"/>
            <w:left w:val="none" w:sz="0" w:space="0" w:color="auto"/>
            <w:bottom w:val="none" w:sz="0" w:space="0" w:color="auto"/>
            <w:right w:val="none" w:sz="0" w:space="0" w:color="auto"/>
          </w:divBdr>
          <w:divsChild>
            <w:div w:id="10633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11743">
      <w:bodyDiv w:val="1"/>
      <w:marLeft w:val="0"/>
      <w:marRight w:val="0"/>
      <w:marTop w:val="0"/>
      <w:marBottom w:val="0"/>
      <w:divBdr>
        <w:top w:val="none" w:sz="0" w:space="0" w:color="auto"/>
        <w:left w:val="none" w:sz="0" w:space="0" w:color="auto"/>
        <w:bottom w:val="none" w:sz="0" w:space="0" w:color="auto"/>
        <w:right w:val="none" w:sz="0" w:space="0" w:color="auto"/>
      </w:divBdr>
      <w:divsChild>
        <w:div w:id="481388536">
          <w:marLeft w:val="0"/>
          <w:marRight w:val="0"/>
          <w:marTop w:val="0"/>
          <w:marBottom w:val="0"/>
          <w:divBdr>
            <w:top w:val="none" w:sz="0" w:space="0" w:color="auto"/>
            <w:left w:val="none" w:sz="0" w:space="0" w:color="auto"/>
            <w:bottom w:val="none" w:sz="0" w:space="0" w:color="auto"/>
            <w:right w:val="none" w:sz="0" w:space="0" w:color="auto"/>
          </w:divBdr>
          <w:divsChild>
            <w:div w:id="14882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5857">
      <w:bodyDiv w:val="1"/>
      <w:marLeft w:val="0"/>
      <w:marRight w:val="0"/>
      <w:marTop w:val="0"/>
      <w:marBottom w:val="0"/>
      <w:divBdr>
        <w:top w:val="none" w:sz="0" w:space="0" w:color="auto"/>
        <w:left w:val="none" w:sz="0" w:space="0" w:color="auto"/>
        <w:bottom w:val="none" w:sz="0" w:space="0" w:color="auto"/>
        <w:right w:val="none" w:sz="0" w:space="0" w:color="auto"/>
      </w:divBdr>
      <w:divsChild>
        <w:div w:id="512688704">
          <w:marLeft w:val="0"/>
          <w:marRight w:val="0"/>
          <w:marTop w:val="0"/>
          <w:marBottom w:val="0"/>
          <w:divBdr>
            <w:top w:val="none" w:sz="0" w:space="0" w:color="auto"/>
            <w:left w:val="none" w:sz="0" w:space="0" w:color="auto"/>
            <w:bottom w:val="none" w:sz="0" w:space="0" w:color="auto"/>
            <w:right w:val="none" w:sz="0" w:space="0" w:color="auto"/>
          </w:divBdr>
          <w:divsChild>
            <w:div w:id="20153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7151">
      <w:bodyDiv w:val="1"/>
      <w:marLeft w:val="0"/>
      <w:marRight w:val="0"/>
      <w:marTop w:val="0"/>
      <w:marBottom w:val="0"/>
      <w:divBdr>
        <w:top w:val="none" w:sz="0" w:space="0" w:color="auto"/>
        <w:left w:val="none" w:sz="0" w:space="0" w:color="auto"/>
        <w:bottom w:val="none" w:sz="0" w:space="0" w:color="auto"/>
        <w:right w:val="none" w:sz="0" w:space="0" w:color="auto"/>
      </w:divBdr>
      <w:divsChild>
        <w:div w:id="1410537696">
          <w:marLeft w:val="0"/>
          <w:marRight w:val="0"/>
          <w:marTop w:val="0"/>
          <w:marBottom w:val="0"/>
          <w:divBdr>
            <w:top w:val="none" w:sz="0" w:space="0" w:color="auto"/>
            <w:left w:val="none" w:sz="0" w:space="0" w:color="auto"/>
            <w:bottom w:val="none" w:sz="0" w:space="0" w:color="auto"/>
            <w:right w:val="none" w:sz="0" w:space="0" w:color="auto"/>
          </w:divBdr>
          <w:divsChild>
            <w:div w:id="166909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8804">
      <w:bodyDiv w:val="1"/>
      <w:marLeft w:val="0"/>
      <w:marRight w:val="0"/>
      <w:marTop w:val="0"/>
      <w:marBottom w:val="0"/>
      <w:divBdr>
        <w:top w:val="none" w:sz="0" w:space="0" w:color="auto"/>
        <w:left w:val="none" w:sz="0" w:space="0" w:color="auto"/>
        <w:bottom w:val="none" w:sz="0" w:space="0" w:color="auto"/>
        <w:right w:val="none" w:sz="0" w:space="0" w:color="auto"/>
      </w:divBdr>
      <w:divsChild>
        <w:div w:id="1008949393">
          <w:marLeft w:val="0"/>
          <w:marRight w:val="0"/>
          <w:marTop w:val="0"/>
          <w:marBottom w:val="0"/>
          <w:divBdr>
            <w:top w:val="none" w:sz="0" w:space="0" w:color="auto"/>
            <w:left w:val="none" w:sz="0" w:space="0" w:color="auto"/>
            <w:bottom w:val="none" w:sz="0" w:space="0" w:color="auto"/>
            <w:right w:val="none" w:sz="0" w:space="0" w:color="auto"/>
          </w:divBdr>
          <w:divsChild>
            <w:div w:id="5384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0612">
      <w:bodyDiv w:val="1"/>
      <w:marLeft w:val="0"/>
      <w:marRight w:val="0"/>
      <w:marTop w:val="0"/>
      <w:marBottom w:val="0"/>
      <w:divBdr>
        <w:top w:val="none" w:sz="0" w:space="0" w:color="auto"/>
        <w:left w:val="none" w:sz="0" w:space="0" w:color="auto"/>
        <w:bottom w:val="none" w:sz="0" w:space="0" w:color="auto"/>
        <w:right w:val="none" w:sz="0" w:space="0" w:color="auto"/>
      </w:divBdr>
      <w:divsChild>
        <w:div w:id="1624380853">
          <w:marLeft w:val="0"/>
          <w:marRight w:val="0"/>
          <w:marTop w:val="0"/>
          <w:marBottom w:val="0"/>
          <w:divBdr>
            <w:top w:val="none" w:sz="0" w:space="0" w:color="auto"/>
            <w:left w:val="none" w:sz="0" w:space="0" w:color="auto"/>
            <w:bottom w:val="none" w:sz="0" w:space="0" w:color="auto"/>
            <w:right w:val="none" w:sz="0" w:space="0" w:color="auto"/>
          </w:divBdr>
          <w:divsChild>
            <w:div w:id="13641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0636">
      <w:bodyDiv w:val="1"/>
      <w:marLeft w:val="0"/>
      <w:marRight w:val="0"/>
      <w:marTop w:val="0"/>
      <w:marBottom w:val="0"/>
      <w:divBdr>
        <w:top w:val="none" w:sz="0" w:space="0" w:color="auto"/>
        <w:left w:val="none" w:sz="0" w:space="0" w:color="auto"/>
        <w:bottom w:val="none" w:sz="0" w:space="0" w:color="auto"/>
        <w:right w:val="none" w:sz="0" w:space="0" w:color="auto"/>
      </w:divBdr>
    </w:div>
    <w:div w:id="1440032497">
      <w:bodyDiv w:val="1"/>
      <w:marLeft w:val="0"/>
      <w:marRight w:val="0"/>
      <w:marTop w:val="0"/>
      <w:marBottom w:val="0"/>
      <w:divBdr>
        <w:top w:val="none" w:sz="0" w:space="0" w:color="auto"/>
        <w:left w:val="none" w:sz="0" w:space="0" w:color="auto"/>
        <w:bottom w:val="none" w:sz="0" w:space="0" w:color="auto"/>
        <w:right w:val="none" w:sz="0" w:space="0" w:color="auto"/>
      </w:divBdr>
      <w:divsChild>
        <w:div w:id="1414669460">
          <w:marLeft w:val="0"/>
          <w:marRight w:val="0"/>
          <w:marTop w:val="0"/>
          <w:marBottom w:val="0"/>
          <w:divBdr>
            <w:top w:val="none" w:sz="0" w:space="0" w:color="auto"/>
            <w:left w:val="none" w:sz="0" w:space="0" w:color="auto"/>
            <w:bottom w:val="none" w:sz="0" w:space="0" w:color="auto"/>
            <w:right w:val="none" w:sz="0" w:space="0" w:color="auto"/>
          </w:divBdr>
          <w:divsChild>
            <w:div w:id="21355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60180">
      <w:bodyDiv w:val="1"/>
      <w:marLeft w:val="0"/>
      <w:marRight w:val="0"/>
      <w:marTop w:val="0"/>
      <w:marBottom w:val="0"/>
      <w:divBdr>
        <w:top w:val="none" w:sz="0" w:space="0" w:color="auto"/>
        <w:left w:val="none" w:sz="0" w:space="0" w:color="auto"/>
        <w:bottom w:val="none" w:sz="0" w:space="0" w:color="auto"/>
        <w:right w:val="none" w:sz="0" w:space="0" w:color="auto"/>
      </w:divBdr>
    </w:div>
    <w:div w:id="1450276566">
      <w:bodyDiv w:val="1"/>
      <w:marLeft w:val="0"/>
      <w:marRight w:val="0"/>
      <w:marTop w:val="0"/>
      <w:marBottom w:val="0"/>
      <w:divBdr>
        <w:top w:val="none" w:sz="0" w:space="0" w:color="auto"/>
        <w:left w:val="none" w:sz="0" w:space="0" w:color="auto"/>
        <w:bottom w:val="none" w:sz="0" w:space="0" w:color="auto"/>
        <w:right w:val="none" w:sz="0" w:space="0" w:color="auto"/>
      </w:divBdr>
      <w:divsChild>
        <w:div w:id="404648049">
          <w:marLeft w:val="0"/>
          <w:marRight w:val="0"/>
          <w:marTop w:val="0"/>
          <w:marBottom w:val="0"/>
          <w:divBdr>
            <w:top w:val="none" w:sz="0" w:space="0" w:color="auto"/>
            <w:left w:val="none" w:sz="0" w:space="0" w:color="auto"/>
            <w:bottom w:val="none" w:sz="0" w:space="0" w:color="auto"/>
            <w:right w:val="none" w:sz="0" w:space="0" w:color="auto"/>
          </w:divBdr>
          <w:divsChild>
            <w:div w:id="138341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7018">
      <w:bodyDiv w:val="1"/>
      <w:marLeft w:val="0"/>
      <w:marRight w:val="0"/>
      <w:marTop w:val="0"/>
      <w:marBottom w:val="0"/>
      <w:divBdr>
        <w:top w:val="none" w:sz="0" w:space="0" w:color="auto"/>
        <w:left w:val="none" w:sz="0" w:space="0" w:color="auto"/>
        <w:bottom w:val="none" w:sz="0" w:space="0" w:color="auto"/>
        <w:right w:val="none" w:sz="0" w:space="0" w:color="auto"/>
      </w:divBdr>
      <w:divsChild>
        <w:div w:id="629097506">
          <w:marLeft w:val="0"/>
          <w:marRight w:val="0"/>
          <w:marTop w:val="0"/>
          <w:marBottom w:val="0"/>
          <w:divBdr>
            <w:top w:val="none" w:sz="0" w:space="0" w:color="auto"/>
            <w:left w:val="none" w:sz="0" w:space="0" w:color="auto"/>
            <w:bottom w:val="none" w:sz="0" w:space="0" w:color="auto"/>
            <w:right w:val="none" w:sz="0" w:space="0" w:color="auto"/>
          </w:divBdr>
          <w:divsChild>
            <w:div w:id="153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8783">
      <w:bodyDiv w:val="1"/>
      <w:marLeft w:val="0"/>
      <w:marRight w:val="0"/>
      <w:marTop w:val="0"/>
      <w:marBottom w:val="0"/>
      <w:divBdr>
        <w:top w:val="none" w:sz="0" w:space="0" w:color="auto"/>
        <w:left w:val="none" w:sz="0" w:space="0" w:color="auto"/>
        <w:bottom w:val="none" w:sz="0" w:space="0" w:color="auto"/>
        <w:right w:val="none" w:sz="0" w:space="0" w:color="auto"/>
      </w:divBdr>
    </w:div>
    <w:div w:id="1470366841">
      <w:bodyDiv w:val="1"/>
      <w:marLeft w:val="0"/>
      <w:marRight w:val="0"/>
      <w:marTop w:val="0"/>
      <w:marBottom w:val="0"/>
      <w:divBdr>
        <w:top w:val="none" w:sz="0" w:space="0" w:color="auto"/>
        <w:left w:val="none" w:sz="0" w:space="0" w:color="auto"/>
        <w:bottom w:val="none" w:sz="0" w:space="0" w:color="auto"/>
        <w:right w:val="none" w:sz="0" w:space="0" w:color="auto"/>
      </w:divBdr>
      <w:divsChild>
        <w:div w:id="2044556268">
          <w:marLeft w:val="0"/>
          <w:marRight w:val="0"/>
          <w:marTop w:val="0"/>
          <w:marBottom w:val="0"/>
          <w:divBdr>
            <w:top w:val="none" w:sz="0" w:space="0" w:color="auto"/>
            <w:left w:val="none" w:sz="0" w:space="0" w:color="auto"/>
            <w:bottom w:val="none" w:sz="0" w:space="0" w:color="auto"/>
            <w:right w:val="none" w:sz="0" w:space="0" w:color="auto"/>
          </w:divBdr>
          <w:divsChild>
            <w:div w:id="12465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2241">
      <w:bodyDiv w:val="1"/>
      <w:marLeft w:val="0"/>
      <w:marRight w:val="0"/>
      <w:marTop w:val="0"/>
      <w:marBottom w:val="0"/>
      <w:divBdr>
        <w:top w:val="none" w:sz="0" w:space="0" w:color="auto"/>
        <w:left w:val="none" w:sz="0" w:space="0" w:color="auto"/>
        <w:bottom w:val="none" w:sz="0" w:space="0" w:color="auto"/>
        <w:right w:val="none" w:sz="0" w:space="0" w:color="auto"/>
      </w:divBdr>
      <w:divsChild>
        <w:div w:id="240720520">
          <w:marLeft w:val="0"/>
          <w:marRight w:val="0"/>
          <w:marTop w:val="0"/>
          <w:marBottom w:val="0"/>
          <w:divBdr>
            <w:top w:val="none" w:sz="0" w:space="0" w:color="auto"/>
            <w:left w:val="none" w:sz="0" w:space="0" w:color="auto"/>
            <w:bottom w:val="none" w:sz="0" w:space="0" w:color="auto"/>
            <w:right w:val="none" w:sz="0" w:space="0" w:color="auto"/>
          </w:divBdr>
          <w:divsChild>
            <w:div w:id="279843575">
              <w:marLeft w:val="0"/>
              <w:marRight w:val="0"/>
              <w:marTop w:val="0"/>
              <w:marBottom w:val="0"/>
              <w:divBdr>
                <w:top w:val="none" w:sz="0" w:space="0" w:color="auto"/>
                <w:left w:val="none" w:sz="0" w:space="0" w:color="auto"/>
                <w:bottom w:val="none" w:sz="0" w:space="0" w:color="auto"/>
                <w:right w:val="none" w:sz="0" w:space="0" w:color="auto"/>
              </w:divBdr>
            </w:div>
            <w:div w:id="197742352">
              <w:marLeft w:val="0"/>
              <w:marRight w:val="0"/>
              <w:marTop w:val="0"/>
              <w:marBottom w:val="0"/>
              <w:divBdr>
                <w:top w:val="none" w:sz="0" w:space="0" w:color="auto"/>
                <w:left w:val="none" w:sz="0" w:space="0" w:color="auto"/>
                <w:bottom w:val="none" w:sz="0" w:space="0" w:color="auto"/>
                <w:right w:val="none" w:sz="0" w:space="0" w:color="auto"/>
              </w:divBdr>
            </w:div>
            <w:div w:id="1171213663">
              <w:marLeft w:val="0"/>
              <w:marRight w:val="0"/>
              <w:marTop w:val="0"/>
              <w:marBottom w:val="0"/>
              <w:divBdr>
                <w:top w:val="none" w:sz="0" w:space="0" w:color="auto"/>
                <w:left w:val="none" w:sz="0" w:space="0" w:color="auto"/>
                <w:bottom w:val="none" w:sz="0" w:space="0" w:color="auto"/>
                <w:right w:val="none" w:sz="0" w:space="0" w:color="auto"/>
              </w:divBdr>
            </w:div>
            <w:div w:id="1291401902">
              <w:marLeft w:val="0"/>
              <w:marRight w:val="0"/>
              <w:marTop w:val="0"/>
              <w:marBottom w:val="0"/>
              <w:divBdr>
                <w:top w:val="none" w:sz="0" w:space="0" w:color="auto"/>
                <w:left w:val="none" w:sz="0" w:space="0" w:color="auto"/>
                <w:bottom w:val="none" w:sz="0" w:space="0" w:color="auto"/>
                <w:right w:val="none" w:sz="0" w:space="0" w:color="auto"/>
              </w:divBdr>
            </w:div>
            <w:div w:id="1158762381">
              <w:marLeft w:val="0"/>
              <w:marRight w:val="0"/>
              <w:marTop w:val="0"/>
              <w:marBottom w:val="0"/>
              <w:divBdr>
                <w:top w:val="none" w:sz="0" w:space="0" w:color="auto"/>
                <w:left w:val="none" w:sz="0" w:space="0" w:color="auto"/>
                <w:bottom w:val="none" w:sz="0" w:space="0" w:color="auto"/>
                <w:right w:val="none" w:sz="0" w:space="0" w:color="auto"/>
              </w:divBdr>
            </w:div>
            <w:div w:id="1843813327">
              <w:marLeft w:val="0"/>
              <w:marRight w:val="0"/>
              <w:marTop w:val="0"/>
              <w:marBottom w:val="0"/>
              <w:divBdr>
                <w:top w:val="none" w:sz="0" w:space="0" w:color="auto"/>
                <w:left w:val="none" w:sz="0" w:space="0" w:color="auto"/>
                <w:bottom w:val="none" w:sz="0" w:space="0" w:color="auto"/>
                <w:right w:val="none" w:sz="0" w:space="0" w:color="auto"/>
              </w:divBdr>
            </w:div>
            <w:div w:id="869609212">
              <w:marLeft w:val="0"/>
              <w:marRight w:val="0"/>
              <w:marTop w:val="0"/>
              <w:marBottom w:val="0"/>
              <w:divBdr>
                <w:top w:val="none" w:sz="0" w:space="0" w:color="auto"/>
                <w:left w:val="none" w:sz="0" w:space="0" w:color="auto"/>
                <w:bottom w:val="none" w:sz="0" w:space="0" w:color="auto"/>
                <w:right w:val="none" w:sz="0" w:space="0" w:color="auto"/>
              </w:divBdr>
            </w:div>
            <w:div w:id="513308613">
              <w:marLeft w:val="0"/>
              <w:marRight w:val="0"/>
              <w:marTop w:val="0"/>
              <w:marBottom w:val="0"/>
              <w:divBdr>
                <w:top w:val="none" w:sz="0" w:space="0" w:color="auto"/>
                <w:left w:val="none" w:sz="0" w:space="0" w:color="auto"/>
                <w:bottom w:val="none" w:sz="0" w:space="0" w:color="auto"/>
                <w:right w:val="none" w:sz="0" w:space="0" w:color="auto"/>
              </w:divBdr>
            </w:div>
            <w:div w:id="16359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9976">
      <w:bodyDiv w:val="1"/>
      <w:marLeft w:val="0"/>
      <w:marRight w:val="0"/>
      <w:marTop w:val="0"/>
      <w:marBottom w:val="0"/>
      <w:divBdr>
        <w:top w:val="none" w:sz="0" w:space="0" w:color="auto"/>
        <w:left w:val="none" w:sz="0" w:space="0" w:color="auto"/>
        <w:bottom w:val="none" w:sz="0" w:space="0" w:color="auto"/>
        <w:right w:val="none" w:sz="0" w:space="0" w:color="auto"/>
      </w:divBdr>
      <w:divsChild>
        <w:div w:id="768549309">
          <w:marLeft w:val="0"/>
          <w:marRight w:val="0"/>
          <w:marTop w:val="0"/>
          <w:marBottom w:val="0"/>
          <w:divBdr>
            <w:top w:val="none" w:sz="0" w:space="0" w:color="auto"/>
            <w:left w:val="none" w:sz="0" w:space="0" w:color="auto"/>
            <w:bottom w:val="none" w:sz="0" w:space="0" w:color="auto"/>
            <w:right w:val="none" w:sz="0" w:space="0" w:color="auto"/>
          </w:divBdr>
          <w:divsChild>
            <w:div w:id="542987983">
              <w:marLeft w:val="0"/>
              <w:marRight w:val="0"/>
              <w:marTop w:val="0"/>
              <w:marBottom w:val="0"/>
              <w:divBdr>
                <w:top w:val="none" w:sz="0" w:space="0" w:color="auto"/>
                <w:left w:val="none" w:sz="0" w:space="0" w:color="auto"/>
                <w:bottom w:val="none" w:sz="0" w:space="0" w:color="auto"/>
                <w:right w:val="none" w:sz="0" w:space="0" w:color="auto"/>
              </w:divBdr>
            </w:div>
            <w:div w:id="1752699736">
              <w:marLeft w:val="0"/>
              <w:marRight w:val="0"/>
              <w:marTop w:val="0"/>
              <w:marBottom w:val="0"/>
              <w:divBdr>
                <w:top w:val="none" w:sz="0" w:space="0" w:color="auto"/>
                <w:left w:val="none" w:sz="0" w:space="0" w:color="auto"/>
                <w:bottom w:val="none" w:sz="0" w:space="0" w:color="auto"/>
                <w:right w:val="none" w:sz="0" w:space="0" w:color="auto"/>
              </w:divBdr>
            </w:div>
            <w:div w:id="4615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675">
      <w:bodyDiv w:val="1"/>
      <w:marLeft w:val="0"/>
      <w:marRight w:val="0"/>
      <w:marTop w:val="0"/>
      <w:marBottom w:val="0"/>
      <w:divBdr>
        <w:top w:val="none" w:sz="0" w:space="0" w:color="auto"/>
        <w:left w:val="none" w:sz="0" w:space="0" w:color="auto"/>
        <w:bottom w:val="none" w:sz="0" w:space="0" w:color="auto"/>
        <w:right w:val="none" w:sz="0" w:space="0" w:color="auto"/>
      </w:divBdr>
    </w:div>
    <w:div w:id="1517235923">
      <w:bodyDiv w:val="1"/>
      <w:marLeft w:val="0"/>
      <w:marRight w:val="0"/>
      <w:marTop w:val="0"/>
      <w:marBottom w:val="0"/>
      <w:divBdr>
        <w:top w:val="none" w:sz="0" w:space="0" w:color="auto"/>
        <w:left w:val="none" w:sz="0" w:space="0" w:color="auto"/>
        <w:bottom w:val="none" w:sz="0" w:space="0" w:color="auto"/>
        <w:right w:val="none" w:sz="0" w:space="0" w:color="auto"/>
      </w:divBdr>
      <w:divsChild>
        <w:div w:id="496582579">
          <w:marLeft w:val="0"/>
          <w:marRight w:val="0"/>
          <w:marTop w:val="0"/>
          <w:marBottom w:val="0"/>
          <w:divBdr>
            <w:top w:val="none" w:sz="0" w:space="0" w:color="auto"/>
            <w:left w:val="none" w:sz="0" w:space="0" w:color="auto"/>
            <w:bottom w:val="none" w:sz="0" w:space="0" w:color="auto"/>
            <w:right w:val="none" w:sz="0" w:space="0" w:color="auto"/>
          </w:divBdr>
          <w:divsChild>
            <w:div w:id="16938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8173">
      <w:bodyDiv w:val="1"/>
      <w:marLeft w:val="0"/>
      <w:marRight w:val="0"/>
      <w:marTop w:val="0"/>
      <w:marBottom w:val="0"/>
      <w:divBdr>
        <w:top w:val="none" w:sz="0" w:space="0" w:color="auto"/>
        <w:left w:val="none" w:sz="0" w:space="0" w:color="auto"/>
        <w:bottom w:val="none" w:sz="0" w:space="0" w:color="auto"/>
        <w:right w:val="none" w:sz="0" w:space="0" w:color="auto"/>
      </w:divBdr>
      <w:divsChild>
        <w:div w:id="489559297">
          <w:marLeft w:val="0"/>
          <w:marRight w:val="0"/>
          <w:marTop w:val="0"/>
          <w:marBottom w:val="0"/>
          <w:divBdr>
            <w:top w:val="none" w:sz="0" w:space="0" w:color="auto"/>
            <w:left w:val="none" w:sz="0" w:space="0" w:color="auto"/>
            <w:bottom w:val="none" w:sz="0" w:space="0" w:color="auto"/>
            <w:right w:val="none" w:sz="0" w:space="0" w:color="auto"/>
          </w:divBdr>
          <w:divsChild>
            <w:div w:id="98015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28702">
      <w:bodyDiv w:val="1"/>
      <w:marLeft w:val="0"/>
      <w:marRight w:val="0"/>
      <w:marTop w:val="0"/>
      <w:marBottom w:val="0"/>
      <w:divBdr>
        <w:top w:val="none" w:sz="0" w:space="0" w:color="auto"/>
        <w:left w:val="none" w:sz="0" w:space="0" w:color="auto"/>
        <w:bottom w:val="none" w:sz="0" w:space="0" w:color="auto"/>
        <w:right w:val="none" w:sz="0" w:space="0" w:color="auto"/>
      </w:divBdr>
    </w:div>
    <w:div w:id="1609847426">
      <w:bodyDiv w:val="1"/>
      <w:marLeft w:val="0"/>
      <w:marRight w:val="0"/>
      <w:marTop w:val="0"/>
      <w:marBottom w:val="0"/>
      <w:divBdr>
        <w:top w:val="none" w:sz="0" w:space="0" w:color="auto"/>
        <w:left w:val="none" w:sz="0" w:space="0" w:color="auto"/>
        <w:bottom w:val="none" w:sz="0" w:space="0" w:color="auto"/>
        <w:right w:val="none" w:sz="0" w:space="0" w:color="auto"/>
      </w:divBdr>
    </w:div>
    <w:div w:id="1610965229">
      <w:bodyDiv w:val="1"/>
      <w:marLeft w:val="0"/>
      <w:marRight w:val="0"/>
      <w:marTop w:val="0"/>
      <w:marBottom w:val="0"/>
      <w:divBdr>
        <w:top w:val="none" w:sz="0" w:space="0" w:color="auto"/>
        <w:left w:val="none" w:sz="0" w:space="0" w:color="auto"/>
        <w:bottom w:val="none" w:sz="0" w:space="0" w:color="auto"/>
        <w:right w:val="none" w:sz="0" w:space="0" w:color="auto"/>
      </w:divBdr>
    </w:div>
    <w:div w:id="1612466946">
      <w:bodyDiv w:val="1"/>
      <w:marLeft w:val="0"/>
      <w:marRight w:val="0"/>
      <w:marTop w:val="0"/>
      <w:marBottom w:val="0"/>
      <w:divBdr>
        <w:top w:val="none" w:sz="0" w:space="0" w:color="auto"/>
        <w:left w:val="none" w:sz="0" w:space="0" w:color="auto"/>
        <w:bottom w:val="none" w:sz="0" w:space="0" w:color="auto"/>
        <w:right w:val="none" w:sz="0" w:space="0" w:color="auto"/>
      </w:divBdr>
    </w:div>
    <w:div w:id="1613130724">
      <w:bodyDiv w:val="1"/>
      <w:marLeft w:val="0"/>
      <w:marRight w:val="0"/>
      <w:marTop w:val="0"/>
      <w:marBottom w:val="0"/>
      <w:divBdr>
        <w:top w:val="none" w:sz="0" w:space="0" w:color="auto"/>
        <w:left w:val="none" w:sz="0" w:space="0" w:color="auto"/>
        <w:bottom w:val="none" w:sz="0" w:space="0" w:color="auto"/>
        <w:right w:val="none" w:sz="0" w:space="0" w:color="auto"/>
      </w:divBdr>
    </w:div>
    <w:div w:id="1613441133">
      <w:bodyDiv w:val="1"/>
      <w:marLeft w:val="0"/>
      <w:marRight w:val="0"/>
      <w:marTop w:val="0"/>
      <w:marBottom w:val="0"/>
      <w:divBdr>
        <w:top w:val="none" w:sz="0" w:space="0" w:color="auto"/>
        <w:left w:val="none" w:sz="0" w:space="0" w:color="auto"/>
        <w:bottom w:val="none" w:sz="0" w:space="0" w:color="auto"/>
        <w:right w:val="none" w:sz="0" w:space="0" w:color="auto"/>
      </w:divBdr>
      <w:divsChild>
        <w:div w:id="828254467">
          <w:marLeft w:val="0"/>
          <w:marRight w:val="0"/>
          <w:marTop w:val="0"/>
          <w:marBottom w:val="0"/>
          <w:divBdr>
            <w:top w:val="none" w:sz="0" w:space="0" w:color="auto"/>
            <w:left w:val="none" w:sz="0" w:space="0" w:color="auto"/>
            <w:bottom w:val="none" w:sz="0" w:space="0" w:color="auto"/>
            <w:right w:val="none" w:sz="0" w:space="0" w:color="auto"/>
          </w:divBdr>
          <w:divsChild>
            <w:div w:id="21458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3050">
      <w:bodyDiv w:val="1"/>
      <w:marLeft w:val="0"/>
      <w:marRight w:val="0"/>
      <w:marTop w:val="0"/>
      <w:marBottom w:val="0"/>
      <w:divBdr>
        <w:top w:val="none" w:sz="0" w:space="0" w:color="auto"/>
        <w:left w:val="none" w:sz="0" w:space="0" w:color="auto"/>
        <w:bottom w:val="none" w:sz="0" w:space="0" w:color="auto"/>
        <w:right w:val="none" w:sz="0" w:space="0" w:color="auto"/>
      </w:divBdr>
      <w:divsChild>
        <w:div w:id="1136803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16923">
      <w:bodyDiv w:val="1"/>
      <w:marLeft w:val="0"/>
      <w:marRight w:val="0"/>
      <w:marTop w:val="0"/>
      <w:marBottom w:val="0"/>
      <w:divBdr>
        <w:top w:val="none" w:sz="0" w:space="0" w:color="auto"/>
        <w:left w:val="none" w:sz="0" w:space="0" w:color="auto"/>
        <w:bottom w:val="none" w:sz="0" w:space="0" w:color="auto"/>
        <w:right w:val="none" w:sz="0" w:space="0" w:color="auto"/>
      </w:divBdr>
      <w:divsChild>
        <w:div w:id="1462335622">
          <w:marLeft w:val="0"/>
          <w:marRight w:val="0"/>
          <w:marTop w:val="0"/>
          <w:marBottom w:val="0"/>
          <w:divBdr>
            <w:top w:val="none" w:sz="0" w:space="0" w:color="auto"/>
            <w:left w:val="none" w:sz="0" w:space="0" w:color="auto"/>
            <w:bottom w:val="none" w:sz="0" w:space="0" w:color="auto"/>
            <w:right w:val="none" w:sz="0" w:space="0" w:color="auto"/>
          </w:divBdr>
          <w:divsChild>
            <w:div w:id="6393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4777">
      <w:bodyDiv w:val="1"/>
      <w:marLeft w:val="0"/>
      <w:marRight w:val="0"/>
      <w:marTop w:val="0"/>
      <w:marBottom w:val="0"/>
      <w:divBdr>
        <w:top w:val="none" w:sz="0" w:space="0" w:color="auto"/>
        <w:left w:val="none" w:sz="0" w:space="0" w:color="auto"/>
        <w:bottom w:val="none" w:sz="0" w:space="0" w:color="auto"/>
        <w:right w:val="none" w:sz="0" w:space="0" w:color="auto"/>
      </w:divBdr>
      <w:divsChild>
        <w:div w:id="150148307">
          <w:marLeft w:val="0"/>
          <w:marRight w:val="0"/>
          <w:marTop w:val="0"/>
          <w:marBottom w:val="0"/>
          <w:divBdr>
            <w:top w:val="none" w:sz="0" w:space="0" w:color="auto"/>
            <w:left w:val="none" w:sz="0" w:space="0" w:color="auto"/>
            <w:bottom w:val="none" w:sz="0" w:space="0" w:color="auto"/>
            <w:right w:val="none" w:sz="0" w:space="0" w:color="auto"/>
          </w:divBdr>
          <w:divsChild>
            <w:div w:id="11649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3127">
      <w:bodyDiv w:val="1"/>
      <w:marLeft w:val="0"/>
      <w:marRight w:val="0"/>
      <w:marTop w:val="0"/>
      <w:marBottom w:val="0"/>
      <w:divBdr>
        <w:top w:val="none" w:sz="0" w:space="0" w:color="auto"/>
        <w:left w:val="none" w:sz="0" w:space="0" w:color="auto"/>
        <w:bottom w:val="none" w:sz="0" w:space="0" w:color="auto"/>
        <w:right w:val="none" w:sz="0" w:space="0" w:color="auto"/>
      </w:divBdr>
      <w:divsChild>
        <w:div w:id="1282684034">
          <w:marLeft w:val="0"/>
          <w:marRight w:val="0"/>
          <w:marTop w:val="0"/>
          <w:marBottom w:val="0"/>
          <w:divBdr>
            <w:top w:val="none" w:sz="0" w:space="0" w:color="auto"/>
            <w:left w:val="none" w:sz="0" w:space="0" w:color="auto"/>
            <w:bottom w:val="none" w:sz="0" w:space="0" w:color="auto"/>
            <w:right w:val="none" w:sz="0" w:space="0" w:color="auto"/>
          </w:divBdr>
          <w:divsChild>
            <w:div w:id="20607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351">
      <w:bodyDiv w:val="1"/>
      <w:marLeft w:val="0"/>
      <w:marRight w:val="0"/>
      <w:marTop w:val="0"/>
      <w:marBottom w:val="0"/>
      <w:divBdr>
        <w:top w:val="none" w:sz="0" w:space="0" w:color="auto"/>
        <w:left w:val="none" w:sz="0" w:space="0" w:color="auto"/>
        <w:bottom w:val="none" w:sz="0" w:space="0" w:color="auto"/>
        <w:right w:val="none" w:sz="0" w:space="0" w:color="auto"/>
      </w:divBdr>
    </w:div>
    <w:div w:id="1703508665">
      <w:bodyDiv w:val="1"/>
      <w:marLeft w:val="0"/>
      <w:marRight w:val="0"/>
      <w:marTop w:val="0"/>
      <w:marBottom w:val="0"/>
      <w:divBdr>
        <w:top w:val="none" w:sz="0" w:space="0" w:color="auto"/>
        <w:left w:val="none" w:sz="0" w:space="0" w:color="auto"/>
        <w:bottom w:val="none" w:sz="0" w:space="0" w:color="auto"/>
        <w:right w:val="none" w:sz="0" w:space="0" w:color="auto"/>
      </w:divBdr>
      <w:divsChild>
        <w:div w:id="1874222980">
          <w:marLeft w:val="0"/>
          <w:marRight w:val="0"/>
          <w:marTop w:val="0"/>
          <w:marBottom w:val="0"/>
          <w:divBdr>
            <w:top w:val="none" w:sz="0" w:space="0" w:color="auto"/>
            <w:left w:val="none" w:sz="0" w:space="0" w:color="auto"/>
            <w:bottom w:val="none" w:sz="0" w:space="0" w:color="auto"/>
            <w:right w:val="none" w:sz="0" w:space="0" w:color="auto"/>
          </w:divBdr>
          <w:divsChild>
            <w:div w:id="6727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8944">
      <w:bodyDiv w:val="1"/>
      <w:marLeft w:val="0"/>
      <w:marRight w:val="0"/>
      <w:marTop w:val="0"/>
      <w:marBottom w:val="0"/>
      <w:divBdr>
        <w:top w:val="none" w:sz="0" w:space="0" w:color="auto"/>
        <w:left w:val="none" w:sz="0" w:space="0" w:color="auto"/>
        <w:bottom w:val="none" w:sz="0" w:space="0" w:color="auto"/>
        <w:right w:val="none" w:sz="0" w:space="0" w:color="auto"/>
      </w:divBdr>
      <w:divsChild>
        <w:div w:id="664867457">
          <w:marLeft w:val="0"/>
          <w:marRight w:val="0"/>
          <w:marTop w:val="0"/>
          <w:marBottom w:val="0"/>
          <w:divBdr>
            <w:top w:val="none" w:sz="0" w:space="0" w:color="auto"/>
            <w:left w:val="none" w:sz="0" w:space="0" w:color="auto"/>
            <w:bottom w:val="none" w:sz="0" w:space="0" w:color="auto"/>
            <w:right w:val="none" w:sz="0" w:space="0" w:color="auto"/>
          </w:divBdr>
          <w:divsChild>
            <w:div w:id="12478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007">
      <w:bodyDiv w:val="1"/>
      <w:marLeft w:val="0"/>
      <w:marRight w:val="0"/>
      <w:marTop w:val="0"/>
      <w:marBottom w:val="0"/>
      <w:divBdr>
        <w:top w:val="none" w:sz="0" w:space="0" w:color="auto"/>
        <w:left w:val="none" w:sz="0" w:space="0" w:color="auto"/>
        <w:bottom w:val="none" w:sz="0" w:space="0" w:color="auto"/>
        <w:right w:val="none" w:sz="0" w:space="0" w:color="auto"/>
      </w:divBdr>
      <w:divsChild>
        <w:div w:id="214973093">
          <w:marLeft w:val="0"/>
          <w:marRight w:val="0"/>
          <w:marTop w:val="0"/>
          <w:marBottom w:val="0"/>
          <w:divBdr>
            <w:top w:val="none" w:sz="0" w:space="0" w:color="auto"/>
            <w:left w:val="none" w:sz="0" w:space="0" w:color="auto"/>
            <w:bottom w:val="none" w:sz="0" w:space="0" w:color="auto"/>
            <w:right w:val="none" w:sz="0" w:space="0" w:color="auto"/>
          </w:divBdr>
          <w:divsChild>
            <w:div w:id="11719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5519">
      <w:bodyDiv w:val="1"/>
      <w:marLeft w:val="0"/>
      <w:marRight w:val="0"/>
      <w:marTop w:val="0"/>
      <w:marBottom w:val="0"/>
      <w:divBdr>
        <w:top w:val="none" w:sz="0" w:space="0" w:color="auto"/>
        <w:left w:val="none" w:sz="0" w:space="0" w:color="auto"/>
        <w:bottom w:val="none" w:sz="0" w:space="0" w:color="auto"/>
        <w:right w:val="none" w:sz="0" w:space="0" w:color="auto"/>
      </w:divBdr>
    </w:div>
    <w:div w:id="1756433551">
      <w:bodyDiv w:val="1"/>
      <w:marLeft w:val="0"/>
      <w:marRight w:val="0"/>
      <w:marTop w:val="0"/>
      <w:marBottom w:val="0"/>
      <w:divBdr>
        <w:top w:val="none" w:sz="0" w:space="0" w:color="auto"/>
        <w:left w:val="none" w:sz="0" w:space="0" w:color="auto"/>
        <w:bottom w:val="none" w:sz="0" w:space="0" w:color="auto"/>
        <w:right w:val="none" w:sz="0" w:space="0" w:color="auto"/>
      </w:divBdr>
      <w:divsChild>
        <w:div w:id="2037995829">
          <w:marLeft w:val="0"/>
          <w:marRight w:val="0"/>
          <w:marTop w:val="0"/>
          <w:marBottom w:val="0"/>
          <w:divBdr>
            <w:top w:val="none" w:sz="0" w:space="0" w:color="auto"/>
            <w:left w:val="none" w:sz="0" w:space="0" w:color="auto"/>
            <w:bottom w:val="none" w:sz="0" w:space="0" w:color="auto"/>
            <w:right w:val="none" w:sz="0" w:space="0" w:color="auto"/>
          </w:divBdr>
          <w:divsChild>
            <w:div w:id="5950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00412">
      <w:bodyDiv w:val="1"/>
      <w:marLeft w:val="0"/>
      <w:marRight w:val="0"/>
      <w:marTop w:val="0"/>
      <w:marBottom w:val="0"/>
      <w:divBdr>
        <w:top w:val="none" w:sz="0" w:space="0" w:color="auto"/>
        <w:left w:val="none" w:sz="0" w:space="0" w:color="auto"/>
        <w:bottom w:val="none" w:sz="0" w:space="0" w:color="auto"/>
        <w:right w:val="none" w:sz="0" w:space="0" w:color="auto"/>
      </w:divBdr>
    </w:div>
    <w:div w:id="1766153305">
      <w:bodyDiv w:val="1"/>
      <w:marLeft w:val="0"/>
      <w:marRight w:val="0"/>
      <w:marTop w:val="0"/>
      <w:marBottom w:val="0"/>
      <w:divBdr>
        <w:top w:val="none" w:sz="0" w:space="0" w:color="auto"/>
        <w:left w:val="none" w:sz="0" w:space="0" w:color="auto"/>
        <w:bottom w:val="none" w:sz="0" w:space="0" w:color="auto"/>
        <w:right w:val="none" w:sz="0" w:space="0" w:color="auto"/>
      </w:divBdr>
      <w:divsChild>
        <w:div w:id="1149710862">
          <w:marLeft w:val="0"/>
          <w:marRight w:val="0"/>
          <w:marTop w:val="0"/>
          <w:marBottom w:val="0"/>
          <w:divBdr>
            <w:top w:val="none" w:sz="0" w:space="0" w:color="auto"/>
            <w:left w:val="none" w:sz="0" w:space="0" w:color="auto"/>
            <w:bottom w:val="none" w:sz="0" w:space="0" w:color="auto"/>
            <w:right w:val="none" w:sz="0" w:space="0" w:color="auto"/>
          </w:divBdr>
          <w:divsChild>
            <w:div w:id="20173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3694">
      <w:bodyDiv w:val="1"/>
      <w:marLeft w:val="0"/>
      <w:marRight w:val="0"/>
      <w:marTop w:val="0"/>
      <w:marBottom w:val="0"/>
      <w:divBdr>
        <w:top w:val="none" w:sz="0" w:space="0" w:color="auto"/>
        <w:left w:val="none" w:sz="0" w:space="0" w:color="auto"/>
        <w:bottom w:val="none" w:sz="0" w:space="0" w:color="auto"/>
        <w:right w:val="none" w:sz="0" w:space="0" w:color="auto"/>
      </w:divBdr>
      <w:divsChild>
        <w:div w:id="2127262490">
          <w:marLeft w:val="0"/>
          <w:marRight w:val="0"/>
          <w:marTop w:val="0"/>
          <w:marBottom w:val="0"/>
          <w:divBdr>
            <w:top w:val="none" w:sz="0" w:space="0" w:color="auto"/>
            <w:left w:val="none" w:sz="0" w:space="0" w:color="auto"/>
            <w:bottom w:val="none" w:sz="0" w:space="0" w:color="auto"/>
            <w:right w:val="none" w:sz="0" w:space="0" w:color="auto"/>
          </w:divBdr>
          <w:divsChild>
            <w:div w:id="14539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4097">
      <w:bodyDiv w:val="1"/>
      <w:marLeft w:val="0"/>
      <w:marRight w:val="0"/>
      <w:marTop w:val="0"/>
      <w:marBottom w:val="0"/>
      <w:divBdr>
        <w:top w:val="none" w:sz="0" w:space="0" w:color="auto"/>
        <w:left w:val="none" w:sz="0" w:space="0" w:color="auto"/>
        <w:bottom w:val="none" w:sz="0" w:space="0" w:color="auto"/>
        <w:right w:val="none" w:sz="0" w:space="0" w:color="auto"/>
      </w:divBdr>
    </w:div>
    <w:div w:id="1805001029">
      <w:bodyDiv w:val="1"/>
      <w:marLeft w:val="0"/>
      <w:marRight w:val="0"/>
      <w:marTop w:val="0"/>
      <w:marBottom w:val="0"/>
      <w:divBdr>
        <w:top w:val="none" w:sz="0" w:space="0" w:color="auto"/>
        <w:left w:val="none" w:sz="0" w:space="0" w:color="auto"/>
        <w:bottom w:val="none" w:sz="0" w:space="0" w:color="auto"/>
        <w:right w:val="none" w:sz="0" w:space="0" w:color="auto"/>
      </w:divBdr>
      <w:divsChild>
        <w:div w:id="53049499">
          <w:marLeft w:val="0"/>
          <w:marRight w:val="0"/>
          <w:marTop w:val="0"/>
          <w:marBottom w:val="0"/>
          <w:divBdr>
            <w:top w:val="none" w:sz="0" w:space="0" w:color="auto"/>
            <w:left w:val="none" w:sz="0" w:space="0" w:color="auto"/>
            <w:bottom w:val="none" w:sz="0" w:space="0" w:color="auto"/>
            <w:right w:val="none" w:sz="0" w:space="0" w:color="auto"/>
          </w:divBdr>
          <w:divsChild>
            <w:div w:id="6632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68577">
      <w:bodyDiv w:val="1"/>
      <w:marLeft w:val="0"/>
      <w:marRight w:val="0"/>
      <w:marTop w:val="0"/>
      <w:marBottom w:val="0"/>
      <w:divBdr>
        <w:top w:val="none" w:sz="0" w:space="0" w:color="auto"/>
        <w:left w:val="none" w:sz="0" w:space="0" w:color="auto"/>
        <w:bottom w:val="none" w:sz="0" w:space="0" w:color="auto"/>
        <w:right w:val="none" w:sz="0" w:space="0" w:color="auto"/>
      </w:divBdr>
      <w:divsChild>
        <w:div w:id="703284919">
          <w:marLeft w:val="0"/>
          <w:marRight w:val="0"/>
          <w:marTop w:val="0"/>
          <w:marBottom w:val="0"/>
          <w:divBdr>
            <w:top w:val="none" w:sz="0" w:space="0" w:color="auto"/>
            <w:left w:val="none" w:sz="0" w:space="0" w:color="auto"/>
            <w:bottom w:val="none" w:sz="0" w:space="0" w:color="auto"/>
            <w:right w:val="none" w:sz="0" w:space="0" w:color="auto"/>
          </w:divBdr>
          <w:divsChild>
            <w:div w:id="5382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49586">
      <w:bodyDiv w:val="1"/>
      <w:marLeft w:val="0"/>
      <w:marRight w:val="0"/>
      <w:marTop w:val="0"/>
      <w:marBottom w:val="0"/>
      <w:divBdr>
        <w:top w:val="none" w:sz="0" w:space="0" w:color="auto"/>
        <w:left w:val="none" w:sz="0" w:space="0" w:color="auto"/>
        <w:bottom w:val="none" w:sz="0" w:space="0" w:color="auto"/>
        <w:right w:val="none" w:sz="0" w:space="0" w:color="auto"/>
      </w:divBdr>
    </w:div>
    <w:div w:id="1821267207">
      <w:bodyDiv w:val="1"/>
      <w:marLeft w:val="0"/>
      <w:marRight w:val="0"/>
      <w:marTop w:val="0"/>
      <w:marBottom w:val="0"/>
      <w:divBdr>
        <w:top w:val="none" w:sz="0" w:space="0" w:color="auto"/>
        <w:left w:val="none" w:sz="0" w:space="0" w:color="auto"/>
        <w:bottom w:val="none" w:sz="0" w:space="0" w:color="auto"/>
        <w:right w:val="none" w:sz="0" w:space="0" w:color="auto"/>
      </w:divBdr>
      <w:divsChild>
        <w:div w:id="2073850721">
          <w:marLeft w:val="0"/>
          <w:marRight w:val="0"/>
          <w:marTop w:val="0"/>
          <w:marBottom w:val="0"/>
          <w:divBdr>
            <w:top w:val="none" w:sz="0" w:space="0" w:color="auto"/>
            <w:left w:val="none" w:sz="0" w:space="0" w:color="auto"/>
            <w:bottom w:val="none" w:sz="0" w:space="0" w:color="auto"/>
            <w:right w:val="none" w:sz="0" w:space="0" w:color="auto"/>
          </w:divBdr>
          <w:divsChild>
            <w:div w:id="41760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1072">
      <w:bodyDiv w:val="1"/>
      <w:marLeft w:val="0"/>
      <w:marRight w:val="0"/>
      <w:marTop w:val="0"/>
      <w:marBottom w:val="0"/>
      <w:divBdr>
        <w:top w:val="none" w:sz="0" w:space="0" w:color="auto"/>
        <w:left w:val="none" w:sz="0" w:space="0" w:color="auto"/>
        <w:bottom w:val="none" w:sz="0" w:space="0" w:color="auto"/>
        <w:right w:val="none" w:sz="0" w:space="0" w:color="auto"/>
      </w:divBdr>
      <w:divsChild>
        <w:div w:id="1010254272">
          <w:marLeft w:val="0"/>
          <w:marRight w:val="0"/>
          <w:marTop w:val="0"/>
          <w:marBottom w:val="0"/>
          <w:divBdr>
            <w:top w:val="none" w:sz="0" w:space="0" w:color="auto"/>
            <w:left w:val="none" w:sz="0" w:space="0" w:color="auto"/>
            <w:bottom w:val="none" w:sz="0" w:space="0" w:color="auto"/>
            <w:right w:val="none" w:sz="0" w:space="0" w:color="auto"/>
          </w:divBdr>
          <w:divsChild>
            <w:div w:id="6233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6119">
      <w:bodyDiv w:val="1"/>
      <w:marLeft w:val="0"/>
      <w:marRight w:val="0"/>
      <w:marTop w:val="0"/>
      <w:marBottom w:val="0"/>
      <w:divBdr>
        <w:top w:val="none" w:sz="0" w:space="0" w:color="auto"/>
        <w:left w:val="none" w:sz="0" w:space="0" w:color="auto"/>
        <w:bottom w:val="none" w:sz="0" w:space="0" w:color="auto"/>
        <w:right w:val="none" w:sz="0" w:space="0" w:color="auto"/>
      </w:divBdr>
      <w:divsChild>
        <w:div w:id="272252838">
          <w:marLeft w:val="0"/>
          <w:marRight w:val="0"/>
          <w:marTop w:val="0"/>
          <w:marBottom w:val="0"/>
          <w:divBdr>
            <w:top w:val="none" w:sz="0" w:space="0" w:color="auto"/>
            <w:left w:val="none" w:sz="0" w:space="0" w:color="auto"/>
            <w:bottom w:val="none" w:sz="0" w:space="0" w:color="auto"/>
            <w:right w:val="none" w:sz="0" w:space="0" w:color="auto"/>
          </w:divBdr>
          <w:divsChild>
            <w:div w:id="96751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42758">
      <w:bodyDiv w:val="1"/>
      <w:marLeft w:val="0"/>
      <w:marRight w:val="0"/>
      <w:marTop w:val="0"/>
      <w:marBottom w:val="0"/>
      <w:divBdr>
        <w:top w:val="none" w:sz="0" w:space="0" w:color="auto"/>
        <w:left w:val="none" w:sz="0" w:space="0" w:color="auto"/>
        <w:bottom w:val="none" w:sz="0" w:space="0" w:color="auto"/>
        <w:right w:val="none" w:sz="0" w:space="0" w:color="auto"/>
      </w:divBdr>
      <w:divsChild>
        <w:div w:id="183908525">
          <w:marLeft w:val="0"/>
          <w:marRight w:val="0"/>
          <w:marTop w:val="0"/>
          <w:marBottom w:val="0"/>
          <w:divBdr>
            <w:top w:val="none" w:sz="0" w:space="0" w:color="auto"/>
            <w:left w:val="none" w:sz="0" w:space="0" w:color="auto"/>
            <w:bottom w:val="none" w:sz="0" w:space="0" w:color="auto"/>
            <w:right w:val="none" w:sz="0" w:space="0" w:color="auto"/>
          </w:divBdr>
          <w:divsChild>
            <w:div w:id="21186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5558">
      <w:bodyDiv w:val="1"/>
      <w:marLeft w:val="0"/>
      <w:marRight w:val="0"/>
      <w:marTop w:val="0"/>
      <w:marBottom w:val="0"/>
      <w:divBdr>
        <w:top w:val="none" w:sz="0" w:space="0" w:color="auto"/>
        <w:left w:val="none" w:sz="0" w:space="0" w:color="auto"/>
        <w:bottom w:val="none" w:sz="0" w:space="0" w:color="auto"/>
        <w:right w:val="none" w:sz="0" w:space="0" w:color="auto"/>
      </w:divBdr>
    </w:div>
    <w:div w:id="1869642644">
      <w:bodyDiv w:val="1"/>
      <w:marLeft w:val="0"/>
      <w:marRight w:val="0"/>
      <w:marTop w:val="0"/>
      <w:marBottom w:val="0"/>
      <w:divBdr>
        <w:top w:val="none" w:sz="0" w:space="0" w:color="auto"/>
        <w:left w:val="none" w:sz="0" w:space="0" w:color="auto"/>
        <w:bottom w:val="none" w:sz="0" w:space="0" w:color="auto"/>
        <w:right w:val="none" w:sz="0" w:space="0" w:color="auto"/>
      </w:divBdr>
      <w:divsChild>
        <w:div w:id="201014452">
          <w:marLeft w:val="0"/>
          <w:marRight w:val="0"/>
          <w:marTop w:val="0"/>
          <w:marBottom w:val="0"/>
          <w:divBdr>
            <w:top w:val="none" w:sz="0" w:space="0" w:color="auto"/>
            <w:left w:val="none" w:sz="0" w:space="0" w:color="auto"/>
            <w:bottom w:val="none" w:sz="0" w:space="0" w:color="auto"/>
            <w:right w:val="none" w:sz="0" w:space="0" w:color="auto"/>
          </w:divBdr>
          <w:divsChild>
            <w:div w:id="688527813">
              <w:marLeft w:val="0"/>
              <w:marRight w:val="0"/>
              <w:marTop w:val="0"/>
              <w:marBottom w:val="0"/>
              <w:divBdr>
                <w:top w:val="none" w:sz="0" w:space="0" w:color="auto"/>
                <w:left w:val="none" w:sz="0" w:space="0" w:color="auto"/>
                <w:bottom w:val="none" w:sz="0" w:space="0" w:color="auto"/>
                <w:right w:val="none" w:sz="0" w:space="0" w:color="auto"/>
              </w:divBdr>
            </w:div>
            <w:div w:id="539820855">
              <w:marLeft w:val="0"/>
              <w:marRight w:val="0"/>
              <w:marTop w:val="0"/>
              <w:marBottom w:val="0"/>
              <w:divBdr>
                <w:top w:val="none" w:sz="0" w:space="0" w:color="auto"/>
                <w:left w:val="none" w:sz="0" w:space="0" w:color="auto"/>
                <w:bottom w:val="none" w:sz="0" w:space="0" w:color="auto"/>
                <w:right w:val="none" w:sz="0" w:space="0" w:color="auto"/>
              </w:divBdr>
            </w:div>
            <w:div w:id="133865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6078">
      <w:bodyDiv w:val="1"/>
      <w:marLeft w:val="0"/>
      <w:marRight w:val="0"/>
      <w:marTop w:val="0"/>
      <w:marBottom w:val="0"/>
      <w:divBdr>
        <w:top w:val="none" w:sz="0" w:space="0" w:color="auto"/>
        <w:left w:val="none" w:sz="0" w:space="0" w:color="auto"/>
        <w:bottom w:val="none" w:sz="0" w:space="0" w:color="auto"/>
        <w:right w:val="none" w:sz="0" w:space="0" w:color="auto"/>
      </w:divBdr>
      <w:divsChild>
        <w:div w:id="449709803">
          <w:marLeft w:val="0"/>
          <w:marRight w:val="0"/>
          <w:marTop w:val="0"/>
          <w:marBottom w:val="0"/>
          <w:divBdr>
            <w:top w:val="none" w:sz="0" w:space="0" w:color="auto"/>
            <w:left w:val="none" w:sz="0" w:space="0" w:color="auto"/>
            <w:bottom w:val="none" w:sz="0" w:space="0" w:color="auto"/>
            <w:right w:val="none" w:sz="0" w:space="0" w:color="auto"/>
          </w:divBdr>
          <w:divsChild>
            <w:div w:id="12803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3875">
      <w:bodyDiv w:val="1"/>
      <w:marLeft w:val="0"/>
      <w:marRight w:val="0"/>
      <w:marTop w:val="0"/>
      <w:marBottom w:val="0"/>
      <w:divBdr>
        <w:top w:val="none" w:sz="0" w:space="0" w:color="auto"/>
        <w:left w:val="none" w:sz="0" w:space="0" w:color="auto"/>
        <w:bottom w:val="none" w:sz="0" w:space="0" w:color="auto"/>
        <w:right w:val="none" w:sz="0" w:space="0" w:color="auto"/>
      </w:divBdr>
    </w:div>
    <w:div w:id="1896816763">
      <w:bodyDiv w:val="1"/>
      <w:marLeft w:val="0"/>
      <w:marRight w:val="0"/>
      <w:marTop w:val="0"/>
      <w:marBottom w:val="0"/>
      <w:divBdr>
        <w:top w:val="none" w:sz="0" w:space="0" w:color="auto"/>
        <w:left w:val="none" w:sz="0" w:space="0" w:color="auto"/>
        <w:bottom w:val="none" w:sz="0" w:space="0" w:color="auto"/>
        <w:right w:val="none" w:sz="0" w:space="0" w:color="auto"/>
      </w:divBdr>
    </w:div>
    <w:div w:id="1898006463">
      <w:bodyDiv w:val="1"/>
      <w:marLeft w:val="0"/>
      <w:marRight w:val="0"/>
      <w:marTop w:val="0"/>
      <w:marBottom w:val="0"/>
      <w:divBdr>
        <w:top w:val="none" w:sz="0" w:space="0" w:color="auto"/>
        <w:left w:val="none" w:sz="0" w:space="0" w:color="auto"/>
        <w:bottom w:val="none" w:sz="0" w:space="0" w:color="auto"/>
        <w:right w:val="none" w:sz="0" w:space="0" w:color="auto"/>
      </w:divBdr>
    </w:div>
    <w:div w:id="1902977779">
      <w:bodyDiv w:val="1"/>
      <w:marLeft w:val="0"/>
      <w:marRight w:val="0"/>
      <w:marTop w:val="0"/>
      <w:marBottom w:val="0"/>
      <w:divBdr>
        <w:top w:val="none" w:sz="0" w:space="0" w:color="auto"/>
        <w:left w:val="none" w:sz="0" w:space="0" w:color="auto"/>
        <w:bottom w:val="none" w:sz="0" w:space="0" w:color="auto"/>
        <w:right w:val="none" w:sz="0" w:space="0" w:color="auto"/>
      </w:divBdr>
    </w:div>
    <w:div w:id="1923637640">
      <w:bodyDiv w:val="1"/>
      <w:marLeft w:val="0"/>
      <w:marRight w:val="0"/>
      <w:marTop w:val="0"/>
      <w:marBottom w:val="0"/>
      <w:divBdr>
        <w:top w:val="none" w:sz="0" w:space="0" w:color="auto"/>
        <w:left w:val="none" w:sz="0" w:space="0" w:color="auto"/>
        <w:bottom w:val="none" w:sz="0" w:space="0" w:color="auto"/>
        <w:right w:val="none" w:sz="0" w:space="0" w:color="auto"/>
      </w:divBdr>
      <w:divsChild>
        <w:div w:id="619384139">
          <w:marLeft w:val="0"/>
          <w:marRight w:val="0"/>
          <w:marTop w:val="0"/>
          <w:marBottom w:val="0"/>
          <w:divBdr>
            <w:top w:val="none" w:sz="0" w:space="0" w:color="auto"/>
            <w:left w:val="none" w:sz="0" w:space="0" w:color="auto"/>
            <w:bottom w:val="none" w:sz="0" w:space="0" w:color="auto"/>
            <w:right w:val="none" w:sz="0" w:space="0" w:color="auto"/>
          </w:divBdr>
          <w:divsChild>
            <w:div w:id="19088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9884">
      <w:bodyDiv w:val="1"/>
      <w:marLeft w:val="0"/>
      <w:marRight w:val="0"/>
      <w:marTop w:val="0"/>
      <w:marBottom w:val="0"/>
      <w:divBdr>
        <w:top w:val="none" w:sz="0" w:space="0" w:color="auto"/>
        <w:left w:val="none" w:sz="0" w:space="0" w:color="auto"/>
        <w:bottom w:val="none" w:sz="0" w:space="0" w:color="auto"/>
        <w:right w:val="none" w:sz="0" w:space="0" w:color="auto"/>
      </w:divBdr>
      <w:divsChild>
        <w:div w:id="1047294049">
          <w:marLeft w:val="0"/>
          <w:marRight w:val="0"/>
          <w:marTop w:val="0"/>
          <w:marBottom w:val="0"/>
          <w:divBdr>
            <w:top w:val="none" w:sz="0" w:space="0" w:color="auto"/>
            <w:left w:val="none" w:sz="0" w:space="0" w:color="auto"/>
            <w:bottom w:val="none" w:sz="0" w:space="0" w:color="auto"/>
            <w:right w:val="none" w:sz="0" w:space="0" w:color="auto"/>
          </w:divBdr>
          <w:divsChild>
            <w:div w:id="782765690">
              <w:marLeft w:val="0"/>
              <w:marRight w:val="0"/>
              <w:marTop w:val="0"/>
              <w:marBottom w:val="0"/>
              <w:divBdr>
                <w:top w:val="none" w:sz="0" w:space="0" w:color="auto"/>
                <w:left w:val="none" w:sz="0" w:space="0" w:color="auto"/>
                <w:bottom w:val="none" w:sz="0" w:space="0" w:color="auto"/>
                <w:right w:val="none" w:sz="0" w:space="0" w:color="auto"/>
              </w:divBdr>
            </w:div>
            <w:div w:id="2029214677">
              <w:marLeft w:val="0"/>
              <w:marRight w:val="0"/>
              <w:marTop w:val="0"/>
              <w:marBottom w:val="0"/>
              <w:divBdr>
                <w:top w:val="none" w:sz="0" w:space="0" w:color="auto"/>
                <w:left w:val="none" w:sz="0" w:space="0" w:color="auto"/>
                <w:bottom w:val="none" w:sz="0" w:space="0" w:color="auto"/>
                <w:right w:val="none" w:sz="0" w:space="0" w:color="auto"/>
              </w:divBdr>
            </w:div>
            <w:div w:id="252208976">
              <w:marLeft w:val="0"/>
              <w:marRight w:val="0"/>
              <w:marTop w:val="0"/>
              <w:marBottom w:val="0"/>
              <w:divBdr>
                <w:top w:val="none" w:sz="0" w:space="0" w:color="auto"/>
                <w:left w:val="none" w:sz="0" w:space="0" w:color="auto"/>
                <w:bottom w:val="none" w:sz="0" w:space="0" w:color="auto"/>
                <w:right w:val="none" w:sz="0" w:space="0" w:color="auto"/>
              </w:divBdr>
            </w:div>
            <w:div w:id="256596564">
              <w:marLeft w:val="0"/>
              <w:marRight w:val="0"/>
              <w:marTop w:val="0"/>
              <w:marBottom w:val="0"/>
              <w:divBdr>
                <w:top w:val="none" w:sz="0" w:space="0" w:color="auto"/>
                <w:left w:val="none" w:sz="0" w:space="0" w:color="auto"/>
                <w:bottom w:val="none" w:sz="0" w:space="0" w:color="auto"/>
                <w:right w:val="none" w:sz="0" w:space="0" w:color="auto"/>
              </w:divBdr>
            </w:div>
            <w:div w:id="1852641686">
              <w:marLeft w:val="0"/>
              <w:marRight w:val="0"/>
              <w:marTop w:val="0"/>
              <w:marBottom w:val="0"/>
              <w:divBdr>
                <w:top w:val="none" w:sz="0" w:space="0" w:color="auto"/>
                <w:left w:val="none" w:sz="0" w:space="0" w:color="auto"/>
                <w:bottom w:val="none" w:sz="0" w:space="0" w:color="auto"/>
                <w:right w:val="none" w:sz="0" w:space="0" w:color="auto"/>
              </w:divBdr>
            </w:div>
            <w:div w:id="578514650">
              <w:marLeft w:val="0"/>
              <w:marRight w:val="0"/>
              <w:marTop w:val="0"/>
              <w:marBottom w:val="0"/>
              <w:divBdr>
                <w:top w:val="none" w:sz="0" w:space="0" w:color="auto"/>
                <w:left w:val="none" w:sz="0" w:space="0" w:color="auto"/>
                <w:bottom w:val="none" w:sz="0" w:space="0" w:color="auto"/>
                <w:right w:val="none" w:sz="0" w:space="0" w:color="auto"/>
              </w:divBdr>
            </w:div>
            <w:div w:id="1385375727">
              <w:marLeft w:val="0"/>
              <w:marRight w:val="0"/>
              <w:marTop w:val="0"/>
              <w:marBottom w:val="0"/>
              <w:divBdr>
                <w:top w:val="none" w:sz="0" w:space="0" w:color="auto"/>
                <w:left w:val="none" w:sz="0" w:space="0" w:color="auto"/>
                <w:bottom w:val="none" w:sz="0" w:space="0" w:color="auto"/>
                <w:right w:val="none" w:sz="0" w:space="0" w:color="auto"/>
              </w:divBdr>
            </w:div>
            <w:div w:id="2143693337">
              <w:marLeft w:val="0"/>
              <w:marRight w:val="0"/>
              <w:marTop w:val="0"/>
              <w:marBottom w:val="0"/>
              <w:divBdr>
                <w:top w:val="none" w:sz="0" w:space="0" w:color="auto"/>
                <w:left w:val="none" w:sz="0" w:space="0" w:color="auto"/>
                <w:bottom w:val="none" w:sz="0" w:space="0" w:color="auto"/>
                <w:right w:val="none" w:sz="0" w:space="0" w:color="auto"/>
              </w:divBdr>
            </w:div>
            <w:div w:id="240020200">
              <w:marLeft w:val="0"/>
              <w:marRight w:val="0"/>
              <w:marTop w:val="0"/>
              <w:marBottom w:val="0"/>
              <w:divBdr>
                <w:top w:val="none" w:sz="0" w:space="0" w:color="auto"/>
                <w:left w:val="none" w:sz="0" w:space="0" w:color="auto"/>
                <w:bottom w:val="none" w:sz="0" w:space="0" w:color="auto"/>
                <w:right w:val="none" w:sz="0" w:space="0" w:color="auto"/>
              </w:divBdr>
            </w:div>
            <w:div w:id="1766731483">
              <w:marLeft w:val="0"/>
              <w:marRight w:val="0"/>
              <w:marTop w:val="0"/>
              <w:marBottom w:val="0"/>
              <w:divBdr>
                <w:top w:val="none" w:sz="0" w:space="0" w:color="auto"/>
                <w:left w:val="none" w:sz="0" w:space="0" w:color="auto"/>
                <w:bottom w:val="none" w:sz="0" w:space="0" w:color="auto"/>
                <w:right w:val="none" w:sz="0" w:space="0" w:color="auto"/>
              </w:divBdr>
            </w:div>
            <w:div w:id="449477769">
              <w:marLeft w:val="0"/>
              <w:marRight w:val="0"/>
              <w:marTop w:val="0"/>
              <w:marBottom w:val="0"/>
              <w:divBdr>
                <w:top w:val="none" w:sz="0" w:space="0" w:color="auto"/>
                <w:left w:val="none" w:sz="0" w:space="0" w:color="auto"/>
                <w:bottom w:val="none" w:sz="0" w:space="0" w:color="auto"/>
                <w:right w:val="none" w:sz="0" w:space="0" w:color="auto"/>
              </w:divBdr>
            </w:div>
            <w:div w:id="808861775">
              <w:marLeft w:val="0"/>
              <w:marRight w:val="0"/>
              <w:marTop w:val="0"/>
              <w:marBottom w:val="0"/>
              <w:divBdr>
                <w:top w:val="none" w:sz="0" w:space="0" w:color="auto"/>
                <w:left w:val="none" w:sz="0" w:space="0" w:color="auto"/>
                <w:bottom w:val="none" w:sz="0" w:space="0" w:color="auto"/>
                <w:right w:val="none" w:sz="0" w:space="0" w:color="auto"/>
              </w:divBdr>
            </w:div>
            <w:div w:id="1124227822">
              <w:marLeft w:val="0"/>
              <w:marRight w:val="0"/>
              <w:marTop w:val="0"/>
              <w:marBottom w:val="0"/>
              <w:divBdr>
                <w:top w:val="none" w:sz="0" w:space="0" w:color="auto"/>
                <w:left w:val="none" w:sz="0" w:space="0" w:color="auto"/>
                <w:bottom w:val="none" w:sz="0" w:space="0" w:color="auto"/>
                <w:right w:val="none" w:sz="0" w:space="0" w:color="auto"/>
              </w:divBdr>
            </w:div>
            <w:div w:id="33891302">
              <w:marLeft w:val="0"/>
              <w:marRight w:val="0"/>
              <w:marTop w:val="0"/>
              <w:marBottom w:val="0"/>
              <w:divBdr>
                <w:top w:val="none" w:sz="0" w:space="0" w:color="auto"/>
                <w:left w:val="none" w:sz="0" w:space="0" w:color="auto"/>
                <w:bottom w:val="none" w:sz="0" w:space="0" w:color="auto"/>
                <w:right w:val="none" w:sz="0" w:space="0" w:color="auto"/>
              </w:divBdr>
            </w:div>
            <w:div w:id="1321229622">
              <w:marLeft w:val="0"/>
              <w:marRight w:val="0"/>
              <w:marTop w:val="0"/>
              <w:marBottom w:val="0"/>
              <w:divBdr>
                <w:top w:val="none" w:sz="0" w:space="0" w:color="auto"/>
                <w:left w:val="none" w:sz="0" w:space="0" w:color="auto"/>
                <w:bottom w:val="none" w:sz="0" w:space="0" w:color="auto"/>
                <w:right w:val="none" w:sz="0" w:space="0" w:color="auto"/>
              </w:divBdr>
            </w:div>
            <w:div w:id="386682289">
              <w:marLeft w:val="0"/>
              <w:marRight w:val="0"/>
              <w:marTop w:val="0"/>
              <w:marBottom w:val="0"/>
              <w:divBdr>
                <w:top w:val="none" w:sz="0" w:space="0" w:color="auto"/>
                <w:left w:val="none" w:sz="0" w:space="0" w:color="auto"/>
                <w:bottom w:val="none" w:sz="0" w:space="0" w:color="auto"/>
                <w:right w:val="none" w:sz="0" w:space="0" w:color="auto"/>
              </w:divBdr>
            </w:div>
            <w:div w:id="669987281">
              <w:marLeft w:val="0"/>
              <w:marRight w:val="0"/>
              <w:marTop w:val="0"/>
              <w:marBottom w:val="0"/>
              <w:divBdr>
                <w:top w:val="none" w:sz="0" w:space="0" w:color="auto"/>
                <w:left w:val="none" w:sz="0" w:space="0" w:color="auto"/>
                <w:bottom w:val="none" w:sz="0" w:space="0" w:color="auto"/>
                <w:right w:val="none" w:sz="0" w:space="0" w:color="auto"/>
              </w:divBdr>
            </w:div>
            <w:div w:id="724916690">
              <w:marLeft w:val="0"/>
              <w:marRight w:val="0"/>
              <w:marTop w:val="0"/>
              <w:marBottom w:val="0"/>
              <w:divBdr>
                <w:top w:val="none" w:sz="0" w:space="0" w:color="auto"/>
                <w:left w:val="none" w:sz="0" w:space="0" w:color="auto"/>
                <w:bottom w:val="none" w:sz="0" w:space="0" w:color="auto"/>
                <w:right w:val="none" w:sz="0" w:space="0" w:color="auto"/>
              </w:divBdr>
            </w:div>
            <w:div w:id="1595043190">
              <w:marLeft w:val="0"/>
              <w:marRight w:val="0"/>
              <w:marTop w:val="0"/>
              <w:marBottom w:val="0"/>
              <w:divBdr>
                <w:top w:val="none" w:sz="0" w:space="0" w:color="auto"/>
                <w:left w:val="none" w:sz="0" w:space="0" w:color="auto"/>
                <w:bottom w:val="none" w:sz="0" w:space="0" w:color="auto"/>
                <w:right w:val="none" w:sz="0" w:space="0" w:color="auto"/>
              </w:divBdr>
            </w:div>
            <w:div w:id="1724403965">
              <w:marLeft w:val="0"/>
              <w:marRight w:val="0"/>
              <w:marTop w:val="0"/>
              <w:marBottom w:val="0"/>
              <w:divBdr>
                <w:top w:val="none" w:sz="0" w:space="0" w:color="auto"/>
                <w:left w:val="none" w:sz="0" w:space="0" w:color="auto"/>
                <w:bottom w:val="none" w:sz="0" w:space="0" w:color="auto"/>
                <w:right w:val="none" w:sz="0" w:space="0" w:color="auto"/>
              </w:divBdr>
            </w:div>
            <w:div w:id="497429417">
              <w:marLeft w:val="0"/>
              <w:marRight w:val="0"/>
              <w:marTop w:val="0"/>
              <w:marBottom w:val="0"/>
              <w:divBdr>
                <w:top w:val="none" w:sz="0" w:space="0" w:color="auto"/>
                <w:left w:val="none" w:sz="0" w:space="0" w:color="auto"/>
                <w:bottom w:val="none" w:sz="0" w:space="0" w:color="auto"/>
                <w:right w:val="none" w:sz="0" w:space="0" w:color="auto"/>
              </w:divBdr>
            </w:div>
            <w:div w:id="293754143">
              <w:marLeft w:val="0"/>
              <w:marRight w:val="0"/>
              <w:marTop w:val="0"/>
              <w:marBottom w:val="0"/>
              <w:divBdr>
                <w:top w:val="none" w:sz="0" w:space="0" w:color="auto"/>
                <w:left w:val="none" w:sz="0" w:space="0" w:color="auto"/>
                <w:bottom w:val="none" w:sz="0" w:space="0" w:color="auto"/>
                <w:right w:val="none" w:sz="0" w:space="0" w:color="auto"/>
              </w:divBdr>
            </w:div>
            <w:div w:id="816193083">
              <w:marLeft w:val="0"/>
              <w:marRight w:val="0"/>
              <w:marTop w:val="0"/>
              <w:marBottom w:val="0"/>
              <w:divBdr>
                <w:top w:val="none" w:sz="0" w:space="0" w:color="auto"/>
                <w:left w:val="none" w:sz="0" w:space="0" w:color="auto"/>
                <w:bottom w:val="none" w:sz="0" w:space="0" w:color="auto"/>
                <w:right w:val="none" w:sz="0" w:space="0" w:color="auto"/>
              </w:divBdr>
            </w:div>
            <w:div w:id="1125000839">
              <w:marLeft w:val="0"/>
              <w:marRight w:val="0"/>
              <w:marTop w:val="0"/>
              <w:marBottom w:val="0"/>
              <w:divBdr>
                <w:top w:val="none" w:sz="0" w:space="0" w:color="auto"/>
                <w:left w:val="none" w:sz="0" w:space="0" w:color="auto"/>
                <w:bottom w:val="none" w:sz="0" w:space="0" w:color="auto"/>
                <w:right w:val="none" w:sz="0" w:space="0" w:color="auto"/>
              </w:divBdr>
            </w:div>
            <w:div w:id="165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4389">
      <w:bodyDiv w:val="1"/>
      <w:marLeft w:val="0"/>
      <w:marRight w:val="0"/>
      <w:marTop w:val="0"/>
      <w:marBottom w:val="0"/>
      <w:divBdr>
        <w:top w:val="none" w:sz="0" w:space="0" w:color="auto"/>
        <w:left w:val="none" w:sz="0" w:space="0" w:color="auto"/>
        <w:bottom w:val="none" w:sz="0" w:space="0" w:color="auto"/>
        <w:right w:val="none" w:sz="0" w:space="0" w:color="auto"/>
      </w:divBdr>
    </w:div>
    <w:div w:id="1983923930">
      <w:bodyDiv w:val="1"/>
      <w:marLeft w:val="0"/>
      <w:marRight w:val="0"/>
      <w:marTop w:val="0"/>
      <w:marBottom w:val="0"/>
      <w:divBdr>
        <w:top w:val="none" w:sz="0" w:space="0" w:color="auto"/>
        <w:left w:val="none" w:sz="0" w:space="0" w:color="auto"/>
        <w:bottom w:val="none" w:sz="0" w:space="0" w:color="auto"/>
        <w:right w:val="none" w:sz="0" w:space="0" w:color="auto"/>
      </w:divBdr>
    </w:div>
    <w:div w:id="1987003347">
      <w:bodyDiv w:val="1"/>
      <w:marLeft w:val="0"/>
      <w:marRight w:val="0"/>
      <w:marTop w:val="0"/>
      <w:marBottom w:val="0"/>
      <w:divBdr>
        <w:top w:val="none" w:sz="0" w:space="0" w:color="auto"/>
        <w:left w:val="none" w:sz="0" w:space="0" w:color="auto"/>
        <w:bottom w:val="none" w:sz="0" w:space="0" w:color="auto"/>
        <w:right w:val="none" w:sz="0" w:space="0" w:color="auto"/>
      </w:divBdr>
      <w:divsChild>
        <w:div w:id="421147751">
          <w:marLeft w:val="0"/>
          <w:marRight w:val="0"/>
          <w:marTop w:val="0"/>
          <w:marBottom w:val="0"/>
          <w:divBdr>
            <w:top w:val="none" w:sz="0" w:space="0" w:color="auto"/>
            <w:left w:val="none" w:sz="0" w:space="0" w:color="auto"/>
            <w:bottom w:val="none" w:sz="0" w:space="0" w:color="auto"/>
            <w:right w:val="none" w:sz="0" w:space="0" w:color="auto"/>
          </w:divBdr>
          <w:divsChild>
            <w:div w:id="1401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1541">
      <w:bodyDiv w:val="1"/>
      <w:marLeft w:val="0"/>
      <w:marRight w:val="0"/>
      <w:marTop w:val="0"/>
      <w:marBottom w:val="0"/>
      <w:divBdr>
        <w:top w:val="none" w:sz="0" w:space="0" w:color="auto"/>
        <w:left w:val="none" w:sz="0" w:space="0" w:color="auto"/>
        <w:bottom w:val="none" w:sz="0" w:space="0" w:color="auto"/>
        <w:right w:val="none" w:sz="0" w:space="0" w:color="auto"/>
      </w:divBdr>
    </w:div>
    <w:div w:id="2011448166">
      <w:bodyDiv w:val="1"/>
      <w:marLeft w:val="0"/>
      <w:marRight w:val="0"/>
      <w:marTop w:val="0"/>
      <w:marBottom w:val="0"/>
      <w:divBdr>
        <w:top w:val="none" w:sz="0" w:space="0" w:color="auto"/>
        <w:left w:val="none" w:sz="0" w:space="0" w:color="auto"/>
        <w:bottom w:val="none" w:sz="0" w:space="0" w:color="auto"/>
        <w:right w:val="none" w:sz="0" w:space="0" w:color="auto"/>
      </w:divBdr>
      <w:divsChild>
        <w:div w:id="877426422">
          <w:marLeft w:val="0"/>
          <w:marRight w:val="0"/>
          <w:marTop w:val="0"/>
          <w:marBottom w:val="0"/>
          <w:divBdr>
            <w:top w:val="none" w:sz="0" w:space="0" w:color="auto"/>
            <w:left w:val="none" w:sz="0" w:space="0" w:color="auto"/>
            <w:bottom w:val="none" w:sz="0" w:space="0" w:color="auto"/>
            <w:right w:val="none" w:sz="0" w:space="0" w:color="auto"/>
          </w:divBdr>
          <w:divsChild>
            <w:div w:id="142248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09396">
      <w:bodyDiv w:val="1"/>
      <w:marLeft w:val="0"/>
      <w:marRight w:val="0"/>
      <w:marTop w:val="0"/>
      <w:marBottom w:val="0"/>
      <w:divBdr>
        <w:top w:val="none" w:sz="0" w:space="0" w:color="auto"/>
        <w:left w:val="none" w:sz="0" w:space="0" w:color="auto"/>
        <w:bottom w:val="none" w:sz="0" w:space="0" w:color="auto"/>
        <w:right w:val="none" w:sz="0" w:space="0" w:color="auto"/>
      </w:divBdr>
    </w:div>
    <w:div w:id="2029521499">
      <w:bodyDiv w:val="1"/>
      <w:marLeft w:val="0"/>
      <w:marRight w:val="0"/>
      <w:marTop w:val="0"/>
      <w:marBottom w:val="0"/>
      <w:divBdr>
        <w:top w:val="none" w:sz="0" w:space="0" w:color="auto"/>
        <w:left w:val="none" w:sz="0" w:space="0" w:color="auto"/>
        <w:bottom w:val="none" w:sz="0" w:space="0" w:color="auto"/>
        <w:right w:val="none" w:sz="0" w:space="0" w:color="auto"/>
      </w:divBdr>
      <w:divsChild>
        <w:div w:id="1014961243">
          <w:marLeft w:val="0"/>
          <w:marRight w:val="0"/>
          <w:marTop w:val="0"/>
          <w:marBottom w:val="0"/>
          <w:divBdr>
            <w:top w:val="none" w:sz="0" w:space="0" w:color="auto"/>
            <w:left w:val="none" w:sz="0" w:space="0" w:color="auto"/>
            <w:bottom w:val="none" w:sz="0" w:space="0" w:color="auto"/>
            <w:right w:val="none" w:sz="0" w:space="0" w:color="auto"/>
          </w:divBdr>
          <w:divsChild>
            <w:div w:id="2860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0594">
      <w:bodyDiv w:val="1"/>
      <w:marLeft w:val="0"/>
      <w:marRight w:val="0"/>
      <w:marTop w:val="0"/>
      <w:marBottom w:val="0"/>
      <w:divBdr>
        <w:top w:val="none" w:sz="0" w:space="0" w:color="auto"/>
        <w:left w:val="none" w:sz="0" w:space="0" w:color="auto"/>
        <w:bottom w:val="none" w:sz="0" w:space="0" w:color="auto"/>
        <w:right w:val="none" w:sz="0" w:space="0" w:color="auto"/>
      </w:divBdr>
    </w:div>
    <w:div w:id="2068868885">
      <w:bodyDiv w:val="1"/>
      <w:marLeft w:val="0"/>
      <w:marRight w:val="0"/>
      <w:marTop w:val="0"/>
      <w:marBottom w:val="0"/>
      <w:divBdr>
        <w:top w:val="none" w:sz="0" w:space="0" w:color="auto"/>
        <w:left w:val="none" w:sz="0" w:space="0" w:color="auto"/>
        <w:bottom w:val="none" w:sz="0" w:space="0" w:color="auto"/>
        <w:right w:val="none" w:sz="0" w:space="0" w:color="auto"/>
      </w:divBdr>
      <w:divsChild>
        <w:div w:id="1594432277">
          <w:marLeft w:val="0"/>
          <w:marRight w:val="0"/>
          <w:marTop w:val="0"/>
          <w:marBottom w:val="0"/>
          <w:divBdr>
            <w:top w:val="none" w:sz="0" w:space="0" w:color="auto"/>
            <w:left w:val="none" w:sz="0" w:space="0" w:color="auto"/>
            <w:bottom w:val="none" w:sz="0" w:space="0" w:color="auto"/>
            <w:right w:val="none" w:sz="0" w:space="0" w:color="auto"/>
          </w:divBdr>
          <w:divsChild>
            <w:div w:id="1981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6142">
      <w:bodyDiv w:val="1"/>
      <w:marLeft w:val="0"/>
      <w:marRight w:val="0"/>
      <w:marTop w:val="0"/>
      <w:marBottom w:val="0"/>
      <w:divBdr>
        <w:top w:val="none" w:sz="0" w:space="0" w:color="auto"/>
        <w:left w:val="none" w:sz="0" w:space="0" w:color="auto"/>
        <w:bottom w:val="none" w:sz="0" w:space="0" w:color="auto"/>
        <w:right w:val="none" w:sz="0" w:space="0" w:color="auto"/>
      </w:divBdr>
      <w:divsChild>
        <w:div w:id="1873110129">
          <w:marLeft w:val="0"/>
          <w:marRight w:val="0"/>
          <w:marTop w:val="0"/>
          <w:marBottom w:val="0"/>
          <w:divBdr>
            <w:top w:val="none" w:sz="0" w:space="0" w:color="auto"/>
            <w:left w:val="none" w:sz="0" w:space="0" w:color="auto"/>
            <w:bottom w:val="none" w:sz="0" w:space="0" w:color="auto"/>
            <w:right w:val="none" w:sz="0" w:space="0" w:color="auto"/>
          </w:divBdr>
          <w:divsChild>
            <w:div w:id="20140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5952">
      <w:bodyDiv w:val="1"/>
      <w:marLeft w:val="0"/>
      <w:marRight w:val="0"/>
      <w:marTop w:val="0"/>
      <w:marBottom w:val="0"/>
      <w:divBdr>
        <w:top w:val="none" w:sz="0" w:space="0" w:color="auto"/>
        <w:left w:val="none" w:sz="0" w:space="0" w:color="auto"/>
        <w:bottom w:val="none" w:sz="0" w:space="0" w:color="auto"/>
        <w:right w:val="none" w:sz="0" w:space="0" w:color="auto"/>
      </w:divBdr>
    </w:div>
    <w:div w:id="2085298364">
      <w:bodyDiv w:val="1"/>
      <w:marLeft w:val="0"/>
      <w:marRight w:val="0"/>
      <w:marTop w:val="0"/>
      <w:marBottom w:val="0"/>
      <w:divBdr>
        <w:top w:val="none" w:sz="0" w:space="0" w:color="auto"/>
        <w:left w:val="none" w:sz="0" w:space="0" w:color="auto"/>
        <w:bottom w:val="none" w:sz="0" w:space="0" w:color="auto"/>
        <w:right w:val="none" w:sz="0" w:space="0" w:color="auto"/>
      </w:divBdr>
      <w:divsChild>
        <w:div w:id="2084252178">
          <w:marLeft w:val="0"/>
          <w:marRight w:val="0"/>
          <w:marTop w:val="0"/>
          <w:marBottom w:val="0"/>
          <w:divBdr>
            <w:top w:val="none" w:sz="0" w:space="0" w:color="auto"/>
            <w:left w:val="none" w:sz="0" w:space="0" w:color="auto"/>
            <w:bottom w:val="none" w:sz="0" w:space="0" w:color="auto"/>
            <w:right w:val="none" w:sz="0" w:space="0" w:color="auto"/>
          </w:divBdr>
          <w:divsChild>
            <w:div w:id="9714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8334">
      <w:bodyDiv w:val="1"/>
      <w:marLeft w:val="0"/>
      <w:marRight w:val="0"/>
      <w:marTop w:val="0"/>
      <w:marBottom w:val="0"/>
      <w:divBdr>
        <w:top w:val="none" w:sz="0" w:space="0" w:color="auto"/>
        <w:left w:val="none" w:sz="0" w:space="0" w:color="auto"/>
        <w:bottom w:val="none" w:sz="0" w:space="0" w:color="auto"/>
        <w:right w:val="none" w:sz="0" w:space="0" w:color="auto"/>
      </w:divBdr>
      <w:divsChild>
        <w:div w:id="97338126">
          <w:marLeft w:val="0"/>
          <w:marRight w:val="0"/>
          <w:marTop w:val="0"/>
          <w:marBottom w:val="0"/>
          <w:divBdr>
            <w:top w:val="none" w:sz="0" w:space="0" w:color="auto"/>
            <w:left w:val="none" w:sz="0" w:space="0" w:color="auto"/>
            <w:bottom w:val="none" w:sz="0" w:space="0" w:color="auto"/>
            <w:right w:val="none" w:sz="0" w:space="0" w:color="auto"/>
          </w:divBdr>
          <w:divsChild>
            <w:div w:id="1982030825">
              <w:marLeft w:val="0"/>
              <w:marRight w:val="0"/>
              <w:marTop w:val="0"/>
              <w:marBottom w:val="0"/>
              <w:divBdr>
                <w:top w:val="none" w:sz="0" w:space="0" w:color="auto"/>
                <w:left w:val="none" w:sz="0" w:space="0" w:color="auto"/>
                <w:bottom w:val="none" w:sz="0" w:space="0" w:color="auto"/>
                <w:right w:val="none" w:sz="0" w:space="0" w:color="auto"/>
              </w:divBdr>
            </w:div>
            <w:div w:id="223373762">
              <w:marLeft w:val="0"/>
              <w:marRight w:val="0"/>
              <w:marTop w:val="0"/>
              <w:marBottom w:val="0"/>
              <w:divBdr>
                <w:top w:val="none" w:sz="0" w:space="0" w:color="auto"/>
                <w:left w:val="none" w:sz="0" w:space="0" w:color="auto"/>
                <w:bottom w:val="none" w:sz="0" w:space="0" w:color="auto"/>
                <w:right w:val="none" w:sz="0" w:space="0" w:color="auto"/>
              </w:divBdr>
            </w:div>
            <w:div w:id="1300915457">
              <w:marLeft w:val="0"/>
              <w:marRight w:val="0"/>
              <w:marTop w:val="0"/>
              <w:marBottom w:val="0"/>
              <w:divBdr>
                <w:top w:val="none" w:sz="0" w:space="0" w:color="auto"/>
                <w:left w:val="none" w:sz="0" w:space="0" w:color="auto"/>
                <w:bottom w:val="none" w:sz="0" w:space="0" w:color="auto"/>
                <w:right w:val="none" w:sz="0" w:space="0" w:color="auto"/>
              </w:divBdr>
            </w:div>
            <w:div w:id="185405667">
              <w:marLeft w:val="0"/>
              <w:marRight w:val="0"/>
              <w:marTop w:val="0"/>
              <w:marBottom w:val="0"/>
              <w:divBdr>
                <w:top w:val="none" w:sz="0" w:space="0" w:color="auto"/>
                <w:left w:val="none" w:sz="0" w:space="0" w:color="auto"/>
                <w:bottom w:val="none" w:sz="0" w:space="0" w:color="auto"/>
                <w:right w:val="none" w:sz="0" w:space="0" w:color="auto"/>
              </w:divBdr>
            </w:div>
            <w:div w:id="1758478619">
              <w:marLeft w:val="0"/>
              <w:marRight w:val="0"/>
              <w:marTop w:val="0"/>
              <w:marBottom w:val="0"/>
              <w:divBdr>
                <w:top w:val="none" w:sz="0" w:space="0" w:color="auto"/>
                <w:left w:val="none" w:sz="0" w:space="0" w:color="auto"/>
                <w:bottom w:val="none" w:sz="0" w:space="0" w:color="auto"/>
                <w:right w:val="none" w:sz="0" w:space="0" w:color="auto"/>
              </w:divBdr>
            </w:div>
            <w:div w:id="1234463530">
              <w:marLeft w:val="0"/>
              <w:marRight w:val="0"/>
              <w:marTop w:val="0"/>
              <w:marBottom w:val="0"/>
              <w:divBdr>
                <w:top w:val="none" w:sz="0" w:space="0" w:color="auto"/>
                <w:left w:val="none" w:sz="0" w:space="0" w:color="auto"/>
                <w:bottom w:val="none" w:sz="0" w:space="0" w:color="auto"/>
                <w:right w:val="none" w:sz="0" w:space="0" w:color="auto"/>
              </w:divBdr>
            </w:div>
            <w:div w:id="1282034200">
              <w:marLeft w:val="0"/>
              <w:marRight w:val="0"/>
              <w:marTop w:val="0"/>
              <w:marBottom w:val="0"/>
              <w:divBdr>
                <w:top w:val="none" w:sz="0" w:space="0" w:color="auto"/>
                <w:left w:val="none" w:sz="0" w:space="0" w:color="auto"/>
                <w:bottom w:val="none" w:sz="0" w:space="0" w:color="auto"/>
                <w:right w:val="none" w:sz="0" w:space="0" w:color="auto"/>
              </w:divBdr>
            </w:div>
            <w:div w:id="586616067">
              <w:marLeft w:val="0"/>
              <w:marRight w:val="0"/>
              <w:marTop w:val="0"/>
              <w:marBottom w:val="0"/>
              <w:divBdr>
                <w:top w:val="none" w:sz="0" w:space="0" w:color="auto"/>
                <w:left w:val="none" w:sz="0" w:space="0" w:color="auto"/>
                <w:bottom w:val="none" w:sz="0" w:space="0" w:color="auto"/>
                <w:right w:val="none" w:sz="0" w:space="0" w:color="auto"/>
              </w:divBdr>
            </w:div>
            <w:div w:id="1139179472">
              <w:marLeft w:val="0"/>
              <w:marRight w:val="0"/>
              <w:marTop w:val="0"/>
              <w:marBottom w:val="0"/>
              <w:divBdr>
                <w:top w:val="none" w:sz="0" w:space="0" w:color="auto"/>
                <w:left w:val="none" w:sz="0" w:space="0" w:color="auto"/>
                <w:bottom w:val="none" w:sz="0" w:space="0" w:color="auto"/>
                <w:right w:val="none" w:sz="0" w:space="0" w:color="auto"/>
              </w:divBdr>
            </w:div>
            <w:div w:id="2135294626">
              <w:marLeft w:val="0"/>
              <w:marRight w:val="0"/>
              <w:marTop w:val="0"/>
              <w:marBottom w:val="0"/>
              <w:divBdr>
                <w:top w:val="none" w:sz="0" w:space="0" w:color="auto"/>
                <w:left w:val="none" w:sz="0" w:space="0" w:color="auto"/>
                <w:bottom w:val="none" w:sz="0" w:space="0" w:color="auto"/>
                <w:right w:val="none" w:sz="0" w:space="0" w:color="auto"/>
              </w:divBdr>
            </w:div>
            <w:div w:id="398988992">
              <w:marLeft w:val="0"/>
              <w:marRight w:val="0"/>
              <w:marTop w:val="0"/>
              <w:marBottom w:val="0"/>
              <w:divBdr>
                <w:top w:val="none" w:sz="0" w:space="0" w:color="auto"/>
                <w:left w:val="none" w:sz="0" w:space="0" w:color="auto"/>
                <w:bottom w:val="none" w:sz="0" w:space="0" w:color="auto"/>
                <w:right w:val="none" w:sz="0" w:space="0" w:color="auto"/>
              </w:divBdr>
            </w:div>
            <w:div w:id="1259943754">
              <w:marLeft w:val="0"/>
              <w:marRight w:val="0"/>
              <w:marTop w:val="0"/>
              <w:marBottom w:val="0"/>
              <w:divBdr>
                <w:top w:val="none" w:sz="0" w:space="0" w:color="auto"/>
                <w:left w:val="none" w:sz="0" w:space="0" w:color="auto"/>
                <w:bottom w:val="none" w:sz="0" w:space="0" w:color="auto"/>
                <w:right w:val="none" w:sz="0" w:space="0" w:color="auto"/>
              </w:divBdr>
            </w:div>
            <w:div w:id="947852406">
              <w:marLeft w:val="0"/>
              <w:marRight w:val="0"/>
              <w:marTop w:val="0"/>
              <w:marBottom w:val="0"/>
              <w:divBdr>
                <w:top w:val="none" w:sz="0" w:space="0" w:color="auto"/>
                <w:left w:val="none" w:sz="0" w:space="0" w:color="auto"/>
                <w:bottom w:val="none" w:sz="0" w:space="0" w:color="auto"/>
                <w:right w:val="none" w:sz="0" w:space="0" w:color="auto"/>
              </w:divBdr>
            </w:div>
            <w:div w:id="1997802743">
              <w:marLeft w:val="0"/>
              <w:marRight w:val="0"/>
              <w:marTop w:val="0"/>
              <w:marBottom w:val="0"/>
              <w:divBdr>
                <w:top w:val="none" w:sz="0" w:space="0" w:color="auto"/>
                <w:left w:val="none" w:sz="0" w:space="0" w:color="auto"/>
                <w:bottom w:val="none" w:sz="0" w:space="0" w:color="auto"/>
                <w:right w:val="none" w:sz="0" w:space="0" w:color="auto"/>
              </w:divBdr>
            </w:div>
            <w:div w:id="1820999103">
              <w:marLeft w:val="0"/>
              <w:marRight w:val="0"/>
              <w:marTop w:val="0"/>
              <w:marBottom w:val="0"/>
              <w:divBdr>
                <w:top w:val="none" w:sz="0" w:space="0" w:color="auto"/>
                <w:left w:val="none" w:sz="0" w:space="0" w:color="auto"/>
                <w:bottom w:val="none" w:sz="0" w:space="0" w:color="auto"/>
                <w:right w:val="none" w:sz="0" w:space="0" w:color="auto"/>
              </w:divBdr>
            </w:div>
            <w:div w:id="1859349419">
              <w:marLeft w:val="0"/>
              <w:marRight w:val="0"/>
              <w:marTop w:val="0"/>
              <w:marBottom w:val="0"/>
              <w:divBdr>
                <w:top w:val="none" w:sz="0" w:space="0" w:color="auto"/>
                <w:left w:val="none" w:sz="0" w:space="0" w:color="auto"/>
                <w:bottom w:val="none" w:sz="0" w:space="0" w:color="auto"/>
                <w:right w:val="none" w:sz="0" w:space="0" w:color="auto"/>
              </w:divBdr>
            </w:div>
            <w:div w:id="850031568">
              <w:marLeft w:val="0"/>
              <w:marRight w:val="0"/>
              <w:marTop w:val="0"/>
              <w:marBottom w:val="0"/>
              <w:divBdr>
                <w:top w:val="none" w:sz="0" w:space="0" w:color="auto"/>
                <w:left w:val="none" w:sz="0" w:space="0" w:color="auto"/>
                <w:bottom w:val="none" w:sz="0" w:space="0" w:color="auto"/>
                <w:right w:val="none" w:sz="0" w:space="0" w:color="auto"/>
              </w:divBdr>
            </w:div>
            <w:div w:id="220528700">
              <w:marLeft w:val="0"/>
              <w:marRight w:val="0"/>
              <w:marTop w:val="0"/>
              <w:marBottom w:val="0"/>
              <w:divBdr>
                <w:top w:val="none" w:sz="0" w:space="0" w:color="auto"/>
                <w:left w:val="none" w:sz="0" w:space="0" w:color="auto"/>
                <w:bottom w:val="none" w:sz="0" w:space="0" w:color="auto"/>
                <w:right w:val="none" w:sz="0" w:space="0" w:color="auto"/>
              </w:divBdr>
            </w:div>
            <w:div w:id="2007130752">
              <w:marLeft w:val="0"/>
              <w:marRight w:val="0"/>
              <w:marTop w:val="0"/>
              <w:marBottom w:val="0"/>
              <w:divBdr>
                <w:top w:val="none" w:sz="0" w:space="0" w:color="auto"/>
                <w:left w:val="none" w:sz="0" w:space="0" w:color="auto"/>
                <w:bottom w:val="none" w:sz="0" w:space="0" w:color="auto"/>
                <w:right w:val="none" w:sz="0" w:space="0" w:color="auto"/>
              </w:divBdr>
            </w:div>
            <w:div w:id="1827697207">
              <w:marLeft w:val="0"/>
              <w:marRight w:val="0"/>
              <w:marTop w:val="0"/>
              <w:marBottom w:val="0"/>
              <w:divBdr>
                <w:top w:val="none" w:sz="0" w:space="0" w:color="auto"/>
                <w:left w:val="none" w:sz="0" w:space="0" w:color="auto"/>
                <w:bottom w:val="none" w:sz="0" w:space="0" w:color="auto"/>
                <w:right w:val="none" w:sz="0" w:space="0" w:color="auto"/>
              </w:divBdr>
            </w:div>
            <w:div w:id="1077871466">
              <w:marLeft w:val="0"/>
              <w:marRight w:val="0"/>
              <w:marTop w:val="0"/>
              <w:marBottom w:val="0"/>
              <w:divBdr>
                <w:top w:val="none" w:sz="0" w:space="0" w:color="auto"/>
                <w:left w:val="none" w:sz="0" w:space="0" w:color="auto"/>
                <w:bottom w:val="none" w:sz="0" w:space="0" w:color="auto"/>
                <w:right w:val="none" w:sz="0" w:space="0" w:color="auto"/>
              </w:divBdr>
            </w:div>
            <w:div w:id="346103101">
              <w:marLeft w:val="0"/>
              <w:marRight w:val="0"/>
              <w:marTop w:val="0"/>
              <w:marBottom w:val="0"/>
              <w:divBdr>
                <w:top w:val="none" w:sz="0" w:space="0" w:color="auto"/>
                <w:left w:val="none" w:sz="0" w:space="0" w:color="auto"/>
                <w:bottom w:val="none" w:sz="0" w:space="0" w:color="auto"/>
                <w:right w:val="none" w:sz="0" w:space="0" w:color="auto"/>
              </w:divBdr>
            </w:div>
            <w:div w:id="943613783">
              <w:marLeft w:val="0"/>
              <w:marRight w:val="0"/>
              <w:marTop w:val="0"/>
              <w:marBottom w:val="0"/>
              <w:divBdr>
                <w:top w:val="none" w:sz="0" w:space="0" w:color="auto"/>
                <w:left w:val="none" w:sz="0" w:space="0" w:color="auto"/>
                <w:bottom w:val="none" w:sz="0" w:space="0" w:color="auto"/>
                <w:right w:val="none" w:sz="0" w:space="0" w:color="auto"/>
              </w:divBdr>
            </w:div>
            <w:div w:id="730889958">
              <w:marLeft w:val="0"/>
              <w:marRight w:val="0"/>
              <w:marTop w:val="0"/>
              <w:marBottom w:val="0"/>
              <w:divBdr>
                <w:top w:val="none" w:sz="0" w:space="0" w:color="auto"/>
                <w:left w:val="none" w:sz="0" w:space="0" w:color="auto"/>
                <w:bottom w:val="none" w:sz="0" w:space="0" w:color="auto"/>
                <w:right w:val="none" w:sz="0" w:space="0" w:color="auto"/>
              </w:divBdr>
            </w:div>
            <w:div w:id="19972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8372">
      <w:bodyDiv w:val="1"/>
      <w:marLeft w:val="0"/>
      <w:marRight w:val="0"/>
      <w:marTop w:val="0"/>
      <w:marBottom w:val="0"/>
      <w:divBdr>
        <w:top w:val="none" w:sz="0" w:space="0" w:color="auto"/>
        <w:left w:val="none" w:sz="0" w:space="0" w:color="auto"/>
        <w:bottom w:val="none" w:sz="0" w:space="0" w:color="auto"/>
        <w:right w:val="none" w:sz="0" w:space="0" w:color="auto"/>
      </w:divBdr>
    </w:div>
    <w:div w:id="2119644483">
      <w:bodyDiv w:val="1"/>
      <w:marLeft w:val="0"/>
      <w:marRight w:val="0"/>
      <w:marTop w:val="0"/>
      <w:marBottom w:val="0"/>
      <w:divBdr>
        <w:top w:val="none" w:sz="0" w:space="0" w:color="auto"/>
        <w:left w:val="none" w:sz="0" w:space="0" w:color="auto"/>
        <w:bottom w:val="none" w:sz="0" w:space="0" w:color="auto"/>
        <w:right w:val="none" w:sz="0" w:space="0" w:color="auto"/>
      </w:divBdr>
    </w:div>
    <w:div w:id="2120103999">
      <w:bodyDiv w:val="1"/>
      <w:marLeft w:val="0"/>
      <w:marRight w:val="0"/>
      <w:marTop w:val="0"/>
      <w:marBottom w:val="0"/>
      <w:divBdr>
        <w:top w:val="none" w:sz="0" w:space="0" w:color="auto"/>
        <w:left w:val="none" w:sz="0" w:space="0" w:color="auto"/>
        <w:bottom w:val="none" w:sz="0" w:space="0" w:color="auto"/>
        <w:right w:val="none" w:sz="0" w:space="0" w:color="auto"/>
      </w:divBdr>
      <w:divsChild>
        <w:div w:id="487358419">
          <w:marLeft w:val="0"/>
          <w:marRight w:val="0"/>
          <w:marTop w:val="0"/>
          <w:marBottom w:val="0"/>
          <w:divBdr>
            <w:top w:val="none" w:sz="0" w:space="0" w:color="auto"/>
            <w:left w:val="none" w:sz="0" w:space="0" w:color="auto"/>
            <w:bottom w:val="none" w:sz="0" w:space="0" w:color="auto"/>
            <w:right w:val="none" w:sz="0" w:space="0" w:color="auto"/>
          </w:divBdr>
          <w:divsChild>
            <w:div w:id="53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67920">
      <w:bodyDiv w:val="1"/>
      <w:marLeft w:val="0"/>
      <w:marRight w:val="0"/>
      <w:marTop w:val="0"/>
      <w:marBottom w:val="0"/>
      <w:divBdr>
        <w:top w:val="none" w:sz="0" w:space="0" w:color="auto"/>
        <w:left w:val="none" w:sz="0" w:space="0" w:color="auto"/>
        <w:bottom w:val="none" w:sz="0" w:space="0" w:color="auto"/>
        <w:right w:val="none" w:sz="0" w:space="0" w:color="auto"/>
      </w:divBdr>
      <w:divsChild>
        <w:div w:id="610207874">
          <w:marLeft w:val="0"/>
          <w:marRight w:val="0"/>
          <w:marTop w:val="0"/>
          <w:marBottom w:val="0"/>
          <w:divBdr>
            <w:top w:val="none" w:sz="0" w:space="0" w:color="auto"/>
            <w:left w:val="none" w:sz="0" w:space="0" w:color="auto"/>
            <w:bottom w:val="none" w:sz="0" w:space="0" w:color="auto"/>
            <w:right w:val="none" w:sz="0" w:space="0" w:color="auto"/>
          </w:divBdr>
          <w:divsChild>
            <w:div w:id="836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5273">
      <w:bodyDiv w:val="1"/>
      <w:marLeft w:val="0"/>
      <w:marRight w:val="0"/>
      <w:marTop w:val="0"/>
      <w:marBottom w:val="0"/>
      <w:divBdr>
        <w:top w:val="none" w:sz="0" w:space="0" w:color="auto"/>
        <w:left w:val="none" w:sz="0" w:space="0" w:color="auto"/>
        <w:bottom w:val="none" w:sz="0" w:space="0" w:color="auto"/>
        <w:right w:val="none" w:sz="0" w:space="0" w:color="auto"/>
      </w:divBdr>
      <w:divsChild>
        <w:div w:id="1932933281">
          <w:marLeft w:val="0"/>
          <w:marRight w:val="0"/>
          <w:marTop w:val="0"/>
          <w:marBottom w:val="0"/>
          <w:divBdr>
            <w:top w:val="none" w:sz="0" w:space="0" w:color="auto"/>
            <w:left w:val="none" w:sz="0" w:space="0" w:color="auto"/>
            <w:bottom w:val="none" w:sz="0" w:space="0" w:color="auto"/>
            <w:right w:val="none" w:sz="0" w:space="0" w:color="auto"/>
          </w:divBdr>
          <w:divsChild>
            <w:div w:id="14312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9069">
      <w:bodyDiv w:val="1"/>
      <w:marLeft w:val="0"/>
      <w:marRight w:val="0"/>
      <w:marTop w:val="0"/>
      <w:marBottom w:val="0"/>
      <w:divBdr>
        <w:top w:val="none" w:sz="0" w:space="0" w:color="auto"/>
        <w:left w:val="none" w:sz="0" w:space="0" w:color="auto"/>
        <w:bottom w:val="none" w:sz="0" w:space="0" w:color="auto"/>
        <w:right w:val="none" w:sz="0" w:space="0" w:color="auto"/>
      </w:divBdr>
      <w:divsChild>
        <w:div w:id="1015765168">
          <w:marLeft w:val="0"/>
          <w:marRight w:val="0"/>
          <w:marTop w:val="0"/>
          <w:marBottom w:val="0"/>
          <w:divBdr>
            <w:top w:val="none" w:sz="0" w:space="0" w:color="auto"/>
            <w:left w:val="none" w:sz="0" w:space="0" w:color="auto"/>
            <w:bottom w:val="none" w:sz="0" w:space="0" w:color="auto"/>
            <w:right w:val="none" w:sz="0" w:space="0" w:color="auto"/>
          </w:divBdr>
          <w:divsChild>
            <w:div w:id="124414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794">
      <w:bodyDiv w:val="1"/>
      <w:marLeft w:val="0"/>
      <w:marRight w:val="0"/>
      <w:marTop w:val="0"/>
      <w:marBottom w:val="0"/>
      <w:divBdr>
        <w:top w:val="none" w:sz="0" w:space="0" w:color="auto"/>
        <w:left w:val="none" w:sz="0" w:space="0" w:color="auto"/>
        <w:bottom w:val="none" w:sz="0" w:space="0" w:color="auto"/>
        <w:right w:val="none" w:sz="0" w:space="0" w:color="auto"/>
      </w:divBdr>
      <w:divsChild>
        <w:div w:id="357316522">
          <w:marLeft w:val="0"/>
          <w:marRight w:val="0"/>
          <w:marTop w:val="0"/>
          <w:marBottom w:val="0"/>
          <w:divBdr>
            <w:top w:val="none" w:sz="0" w:space="0" w:color="auto"/>
            <w:left w:val="none" w:sz="0" w:space="0" w:color="auto"/>
            <w:bottom w:val="none" w:sz="0" w:space="0" w:color="auto"/>
            <w:right w:val="none" w:sz="0" w:space="0" w:color="auto"/>
          </w:divBdr>
          <w:divsChild>
            <w:div w:id="4069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5C85-CE90-2641-BACC-800C83AB9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39</Pages>
  <Words>7551</Words>
  <Characters>43041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Aristizabal Florez</dc:creator>
  <cp:keywords/>
  <dc:description/>
  <cp:lastModifiedBy>Sophia Aristizabal Florez</cp:lastModifiedBy>
  <cp:revision>7</cp:revision>
  <dcterms:created xsi:type="dcterms:W3CDTF">2026-06-20T21:08:00Z</dcterms:created>
  <dcterms:modified xsi:type="dcterms:W3CDTF">2026-06-27T22:06:00Z</dcterms:modified>
</cp:coreProperties>
</file>